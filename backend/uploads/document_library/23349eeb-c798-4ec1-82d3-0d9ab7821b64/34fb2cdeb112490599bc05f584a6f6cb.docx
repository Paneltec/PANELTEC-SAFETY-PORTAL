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2A4B" w14:textId="77777777" w:rsidR="00D9275E" w:rsidRDefault="00D9275E">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D9275E" w14:paraId="67A04E73" w14:textId="77777777">
        <w:trPr>
          <w:trHeight w:val="340"/>
        </w:trPr>
        <w:tc>
          <w:tcPr>
            <w:tcW w:w="14628" w:type="dxa"/>
            <w:gridSpan w:val="4"/>
            <w:tcBorders>
              <w:top w:val="nil"/>
              <w:left w:val="nil"/>
              <w:right w:val="nil"/>
            </w:tcBorders>
            <w:shd w:val="clear" w:color="auto" w:fill="F3F3F3"/>
          </w:tcPr>
          <w:p w14:paraId="21196E11" w14:textId="77777777" w:rsidR="00D9275E" w:rsidRDefault="00F47135">
            <w:pPr>
              <w:pStyle w:val="TableParagraph"/>
              <w:spacing w:line="321" w:lineRule="exact"/>
              <w:ind w:left="5299" w:right="5294"/>
              <w:jc w:val="center"/>
              <w:rPr>
                <w:b/>
                <w:sz w:val="28"/>
              </w:rPr>
            </w:pPr>
            <w:r>
              <w:rPr>
                <w:b/>
                <w:sz w:val="28"/>
              </w:rPr>
              <w:t>SAFE WORK METHOD STATEMENT</w:t>
            </w:r>
          </w:p>
        </w:tc>
      </w:tr>
      <w:tr w:rsidR="00D9275E" w14:paraId="6A6A9298" w14:textId="77777777">
        <w:trPr>
          <w:trHeight w:val="926"/>
        </w:trPr>
        <w:tc>
          <w:tcPr>
            <w:tcW w:w="3998" w:type="dxa"/>
            <w:shd w:val="clear" w:color="auto" w:fill="E7E7E7"/>
          </w:tcPr>
          <w:p w14:paraId="0BEE8E89" w14:textId="77777777" w:rsidR="00D9275E" w:rsidRDefault="00F47135">
            <w:pPr>
              <w:pStyle w:val="TableParagraph"/>
              <w:spacing w:before="120" w:line="270" w:lineRule="atLeast"/>
              <w:ind w:right="142"/>
              <w:rPr>
                <w:b/>
              </w:rPr>
            </w:pPr>
            <w:r>
              <w:rPr>
                <w:b/>
              </w:rPr>
              <w:t xml:space="preserve">Persons responsible for supervising, inspecting work, work </w:t>
            </w:r>
            <w:proofErr w:type="gramStart"/>
            <w:r>
              <w:rPr>
                <w:b/>
              </w:rPr>
              <w:t>methods ,</w:t>
            </w:r>
            <w:proofErr w:type="gramEnd"/>
            <w:r>
              <w:rPr>
                <w:b/>
              </w:rPr>
              <w:t xml:space="preserve"> plant &amp; equipment and tools</w:t>
            </w:r>
          </w:p>
        </w:tc>
        <w:tc>
          <w:tcPr>
            <w:tcW w:w="5529" w:type="dxa"/>
          </w:tcPr>
          <w:p w14:paraId="59DEE1CE" w14:textId="77777777" w:rsidR="00D9275E" w:rsidRDefault="00D9275E">
            <w:pPr>
              <w:pStyle w:val="TableParagraph"/>
              <w:spacing w:before="10"/>
              <w:ind w:left="0"/>
              <w:rPr>
                <w:rFonts w:ascii="Times New Roman"/>
                <w:sz w:val="28"/>
              </w:rPr>
            </w:pPr>
          </w:p>
          <w:p w14:paraId="568972FA" w14:textId="3FE035F4" w:rsidR="00D9275E" w:rsidRDefault="00F47135">
            <w:pPr>
              <w:pStyle w:val="TableParagraph"/>
              <w:rPr>
                <w:b/>
              </w:rPr>
            </w:pPr>
            <w:r>
              <w:rPr>
                <w:b/>
              </w:rPr>
              <w:t>Supervisor/</w:t>
            </w:r>
            <w:r w:rsidR="006B1D8A">
              <w:rPr>
                <w:b/>
              </w:rPr>
              <w:t>Team Leader:</w:t>
            </w:r>
            <w:r w:rsidR="008E6077">
              <w:rPr>
                <w:b/>
              </w:rPr>
              <w:t xml:space="preserve"> ______________________</w:t>
            </w:r>
          </w:p>
        </w:tc>
        <w:tc>
          <w:tcPr>
            <w:tcW w:w="988" w:type="dxa"/>
            <w:shd w:val="clear" w:color="auto" w:fill="E7E7E7"/>
          </w:tcPr>
          <w:p w14:paraId="720CC42C" w14:textId="77777777" w:rsidR="00D9275E" w:rsidRDefault="00D9275E">
            <w:pPr>
              <w:pStyle w:val="TableParagraph"/>
              <w:spacing w:before="8"/>
              <w:ind w:left="0"/>
              <w:rPr>
                <w:rFonts w:ascii="Times New Roman"/>
                <w:sz w:val="29"/>
              </w:rPr>
            </w:pPr>
          </w:p>
          <w:p w14:paraId="6ECEC6A4" w14:textId="77777777" w:rsidR="00D9275E" w:rsidRDefault="00F47135">
            <w:pPr>
              <w:pStyle w:val="TableParagraph"/>
              <w:ind w:left="106"/>
              <w:rPr>
                <w:b/>
                <w:sz w:val="20"/>
              </w:rPr>
            </w:pPr>
            <w:r>
              <w:rPr>
                <w:b/>
                <w:sz w:val="20"/>
              </w:rPr>
              <w:t>Date:</w:t>
            </w:r>
          </w:p>
        </w:tc>
        <w:tc>
          <w:tcPr>
            <w:tcW w:w="4113" w:type="dxa"/>
          </w:tcPr>
          <w:p w14:paraId="0DA768C2" w14:textId="46CBFA31" w:rsidR="008E6077" w:rsidRDefault="008E6077">
            <w:pPr>
              <w:pStyle w:val="TableParagraph"/>
              <w:ind w:left="0"/>
              <w:rPr>
                <w:rFonts w:ascii="Times New Roman"/>
                <w:sz w:val="18"/>
              </w:rPr>
            </w:pPr>
          </w:p>
        </w:tc>
      </w:tr>
      <w:tr w:rsidR="00D9275E" w14:paraId="1C694115" w14:textId="77777777" w:rsidTr="00071222">
        <w:trPr>
          <w:trHeight w:val="577"/>
        </w:trPr>
        <w:tc>
          <w:tcPr>
            <w:tcW w:w="3998" w:type="dxa"/>
            <w:shd w:val="clear" w:color="auto" w:fill="E7E7E7"/>
          </w:tcPr>
          <w:p w14:paraId="1586D34C" w14:textId="77777777" w:rsidR="00D9275E" w:rsidRDefault="00D9275E">
            <w:pPr>
              <w:pStyle w:val="TableParagraph"/>
              <w:spacing w:before="4"/>
              <w:ind w:left="0"/>
              <w:rPr>
                <w:rFonts w:ascii="Times New Roman"/>
                <w:sz w:val="24"/>
              </w:rPr>
            </w:pPr>
          </w:p>
          <w:p w14:paraId="7064CAAC" w14:textId="77777777" w:rsidR="00D9275E" w:rsidRDefault="00F47135">
            <w:pPr>
              <w:pStyle w:val="TableParagraph"/>
              <w:rPr>
                <w:b/>
                <w:sz w:val="20"/>
              </w:rPr>
            </w:pPr>
            <w:r>
              <w:rPr>
                <w:b/>
                <w:sz w:val="20"/>
              </w:rPr>
              <w:t>High Risk Construction Work:</w:t>
            </w:r>
          </w:p>
        </w:tc>
        <w:tc>
          <w:tcPr>
            <w:tcW w:w="5529" w:type="dxa"/>
          </w:tcPr>
          <w:p w14:paraId="13E387EE" w14:textId="3AF432AA" w:rsidR="00D9275E" w:rsidRDefault="00847AAD" w:rsidP="00847AAD">
            <w:pPr>
              <w:pStyle w:val="TableParagraph"/>
              <w:spacing w:before="1"/>
              <w:rPr>
                <w:b/>
                <w:sz w:val="24"/>
              </w:rPr>
            </w:pPr>
            <w:r>
              <w:rPr>
                <w:b/>
                <w:sz w:val="24"/>
              </w:rPr>
              <w:t>TRUCK MOUNTED ATTENUATOR (TMA) - SAFE OPERATION</w:t>
            </w:r>
            <w:r w:rsidR="007E2867">
              <w:rPr>
                <w:b/>
                <w:sz w:val="24"/>
              </w:rPr>
              <w:t xml:space="preserve"> </w:t>
            </w:r>
          </w:p>
        </w:tc>
        <w:tc>
          <w:tcPr>
            <w:tcW w:w="988" w:type="dxa"/>
            <w:shd w:val="clear" w:color="auto" w:fill="E7E7E7"/>
          </w:tcPr>
          <w:p w14:paraId="1AE283D7" w14:textId="77777777" w:rsidR="00D9275E" w:rsidRDefault="00D9275E">
            <w:pPr>
              <w:pStyle w:val="TableParagraph"/>
              <w:spacing w:before="4"/>
              <w:ind w:left="0"/>
              <w:rPr>
                <w:rFonts w:ascii="Times New Roman"/>
                <w:sz w:val="24"/>
              </w:rPr>
            </w:pPr>
          </w:p>
          <w:p w14:paraId="7EE8826E" w14:textId="77777777" w:rsidR="00D9275E" w:rsidRDefault="00F47135">
            <w:pPr>
              <w:pStyle w:val="TableParagraph"/>
              <w:ind w:left="106"/>
              <w:rPr>
                <w:b/>
                <w:sz w:val="20"/>
              </w:rPr>
            </w:pPr>
            <w:r>
              <w:rPr>
                <w:b/>
                <w:sz w:val="20"/>
              </w:rPr>
              <w:t>Project:</w:t>
            </w:r>
          </w:p>
        </w:tc>
        <w:tc>
          <w:tcPr>
            <w:tcW w:w="4113" w:type="dxa"/>
          </w:tcPr>
          <w:p w14:paraId="38E0A00F" w14:textId="7337C89A" w:rsidR="00D9275E" w:rsidRDefault="001909C3">
            <w:pPr>
              <w:pStyle w:val="TableParagraph"/>
              <w:ind w:left="0"/>
              <w:rPr>
                <w:rFonts w:ascii="Times New Roman"/>
                <w:sz w:val="18"/>
              </w:rPr>
            </w:pPr>
            <w:r>
              <w:rPr>
                <w:rFonts w:ascii="Times New Roman"/>
                <w:sz w:val="18"/>
              </w:rPr>
              <w:t xml:space="preserve">     </w:t>
            </w:r>
          </w:p>
        </w:tc>
      </w:tr>
      <w:tr w:rsidR="00D9275E" w14:paraId="2C85D08A" w14:textId="77777777">
        <w:trPr>
          <w:trHeight w:val="844"/>
        </w:trPr>
        <w:tc>
          <w:tcPr>
            <w:tcW w:w="9527" w:type="dxa"/>
            <w:gridSpan w:val="2"/>
          </w:tcPr>
          <w:p w14:paraId="0CF2901C" w14:textId="381949A8" w:rsidR="00D9275E" w:rsidRDefault="00F47135">
            <w:pPr>
              <w:pStyle w:val="TableParagraph"/>
              <w:spacing w:before="49"/>
              <w:ind w:right="1334"/>
              <w:rPr>
                <w:sz w:val="19"/>
              </w:rPr>
            </w:pPr>
            <w:r>
              <w:rPr>
                <w:sz w:val="19"/>
              </w:rPr>
              <w:t xml:space="preserve">SWMS prepared by </w:t>
            </w:r>
            <w:r w:rsidR="00F365EE" w:rsidRPr="00F365EE">
              <w:rPr>
                <w:sz w:val="19"/>
              </w:rPr>
              <w:t>Patrick Monaghan - Paneltec Group -</w:t>
            </w:r>
            <w:r w:rsidR="00247B3D">
              <w:rPr>
                <w:sz w:val="19"/>
              </w:rPr>
              <w:t xml:space="preserve"> </w:t>
            </w:r>
            <w:r w:rsidR="00F365EE" w:rsidRPr="00F365EE">
              <w:rPr>
                <w:sz w:val="19"/>
              </w:rPr>
              <w:t xml:space="preserve">Operations </w:t>
            </w:r>
            <w:r w:rsidR="00247B3D" w:rsidRPr="00F365EE">
              <w:rPr>
                <w:sz w:val="19"/>
              </w:rPr>
              <w:t>Manager and</w:t>
            </w:r>
            <w:r w:rsidR="00F365EE" w:rsidRPr="00F365EE">
              <w:rPr>
                <w:sz w:val="19"/>
              </w:rPr>
              <w:t xml:space="preserve"> in consultation with management and workers – 20</w:t>
            </w:r>
            <w:r w:rsidR="006E6AEF">
              <w:rPr>
                <w:sz w:val="19"/>
              </w:rPr>
              <w:t>2</w:t>
            </w:r>
            <w:r w:rsidR="00444977">
              <w:rPr>
                <w:sz w:val="19"/>
              </w:rPr>
              <w:t>5</w:t>
            </w:r>
            <w:r w:rsidR="00F365EE">
              <w:rPr>
                <w:sz w:val="19"/>
              </w:rPr>
              <w:t>.</w:t>
            </w:r>
          </w:p>
          <w:p w14:paraId="508F2E9B" w14:textId="4C062BA6" w:rsidR="00D9275E" w:rsidRDefault="00F47135">
            <w:pPr>
              <w:pStyle w:val="TableParagraph"/>
              <w:tabs>
                <w:tab w:val="left" w:pos="4996"/>
                <w:tab w:val="left" w:pos="8783"/>
              </w:tabs>
              <w:spacing w:line="229" w:lineRule="exact"/>
              <w:rPr>
                <w:b/>
                <w:sz w:val="19"/>
              </w:rPr>
            </w:pPr>
            <w:r>
              <w:rPr>
                <w:sz w:val="19"/>
              </w:rPr>
              <w:t>S</w:t>
            </w:r>
            <w:r>
              <w:rPr>
                <w:i/>
                <w:sz w:val="19"/>
              </w:rPr>
              <w:t xml:space="preserve">WMS Review Date: </w:t>
            </w:r>
            <w:r w:rsidR="002748D0">
              <w:rPr>
                <w:i/>
                <w:spacing w:val="-3"/>
                <w:sz w:val="19"/>
              </w:rPr>
              <w:t xml:space="preserve">September </w:t>
            </w:r>
            <w:r w:rsidR="006E6AEF">
              <w:rPr>
                <w:i/>
                <w:spacing w:val="-3"/>
                <w:sz w:val="19"/>
              </w:rPr>
              <w:t>202</w:t>
            </w:r>
            <w:r w:rsidR="00444977">
              <w:rPr>
                <w:i/>
                <w:spacing w:val="-3"/>
                <w:sz w:val="19"/>
              </w:rPr>
              <w:t>6</w:t>
            </w:r>
            <w:r>
              <w:rPr>
                <w:i/>
                <w:sz w:val="19"/>
              </w:rPr>
              <w:t xml:space="preserve"> 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1FFBBF23" w14:textId="77777777" w:rsidR="00D9275E" w:rsidRDefault="00D9275E">
            <w:pPr>
              <w:pStyle w:val="TableParagraph"/>
              <w:ind w:left="0"/>
              <w:rPr>
                <w:rFonts w:ascii="Times New Roman"/>
                <w:sz w:val="26"/>
              </w:rPr>
            </w:pPr>
          </w:p>
          <w:p w14:paraId="17E0587D" w14:textId="77777777" w:rsidR="00D9275E" w:rsidRDefault="00F47135">
            <w:pPr>
              <w:pStyle w:val="TableParagraph"/>
              <w:ind w:left="106"/>
              <w:rPr>
                <w:b/>
                <w:sz w:val="20"/>
              </w:rPr>
            </w:pPr>
            <w:r>
              <w:rPr>
                <w:b/>
                <w:sz w:val="20"/>
              </w:rPr>
              <w:t>Location:</w:t>
            </w:r>
          </w:p>
        </w:tc>
        <w:tc>
          <w:tcPr>
            <w:tcW w:w="4113" w:type="dxa"/>
          </w:tcPr>
          <w:p w14:paraId="1C43A679" w14:textId="77777777" w:rsidR="00D9275E" w:rsidRDefault="00D9275E">
            <w:pPr>
              <w:pStyle w:val="TableParagraph"/>
              <w:ind w:left="0"/>
              <w:rPr>
                <w:rFonts w:ascii="Times New Roman"/>
                <w:sz w:val="18"/>
              </w:rPr>
            </w:pPr>
          </w:p>
          <w:p w14:paraId="14AF84C9" w14:textId="2D13FF59" w:rsidR="008E6077" w:rsidRDefault="008E6077">
            <w:pPr>
              <w:pStyle w:val="TableParagraph"/>
              <w:ind w:left="0"/>
              <w:rPr>
                <w:rFonts w:ascii="Times New Roman"/>
                <w:sz w:val="18"/>
              </w:rPr>
            </w:pPr>
          </w:p>
        </w:tc>
      </w:tr>
      <w:tr w:rsidR="00D9275E" w14:paraId="61D3020B" w14:textId="77777777">
        <w:trPr>
          <w:trHeight w:val="974"/>
        </w:trPr>
        <w:tc>
          <w:tcPr>
            <w:tcW w:w="14628" w:type="dxa"/>
            <w:gridSpan w:val="4"/>
          </w:tcPr>
          <w:p w14:paraId="249DF67B" w14:textId="36DD2389" w:rsidR="00D9275E" w:rsidRDefault="003344F9">
            <w:pPr>
              <w:pStyle w:val="TableParagraph"/>
              <w:spacing w:before="1"/>
              <w:ind w:left="0" w:right="741"/>
              <w:jc w:val="center"/>
              <w:rPr>
                <w:sz w:val="20"/>
              </w:rPr>
            </w:pPr>
            <w:r>
              <w:rPr>
                <w:noProof/>
              </w:rPr>
              <w:drawing>
                <wp:anchor distT="0" distB="0" distL="114300" distR="114300" simplePos="0" relativeHeight="268394367" behindDoc="1" locked="0" layoutInCell="1" allowOverlap="1" wp14:anchorId="38143E87" wp14:editId="3D29938A">
                  <wp:simplePos x="0" y="0"/>
                  <wp:positionH relativeFrom="column">
                    <wp:posOffset>6092190</wp:posOffset>
                  </wp:positionH>
                  <wp:positionV relativeFrom="paragraph">
                    <wp:posOffset>154940</wp:posOffset>
                  </wp:positionV>
                  <wp:extent cx="492760" cy="330200"/>
                  <wp:effectExtent l="0" t="0" r="2540" b="0"/>
                  <wp:wrapNone/>
                  <wp:docPr id="188144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760" cy="330200"/>
                          </a:xfrm>
                          <a:prstGeom prst="rect">
                            <a:avLst/>
                          </a:prstGeom>
                          <a:noFill/>
                          <a:ln>
                            <a:noFill/>
                          </a:ln>
                        </pic:spPr>
                      </pic:pic>
                    </a:graphicData>
                  </a:graphic>
                </wp:anchor>
              </w:drawing>
            </w:r>
            <w:r w:rsidR="00F47135">
              <w:rPr>
                <w:b/>
                <w:sz w:val="20"/>
              </w:rPr>
              <w:t xml:space="preserve">Approval to use this SWMS: </w:t>
            </w:r>
            <w:r w:rsidR="00F47135">
              <w:rPr>
                <w:sz w:val="20"/>
              </w:rPr>
              <w:t>“I certify that the attached SWMS has been reviewed by me, is endorsed for compliance with WorkSafe guidelines and is approved for use”</w:t>
            </w:r>
          </w:p>
          <w:p w14:paraId="5B0596F0" w14:textId="7DC743CD" w:rsidR="00D9275E" w:rsidRDefault="00D9275E">
            <w:pPr>
              <w:pStyle w:val="TableParagraph"/>
              <w:spacing w:before="11"/>
              <w:ind w:left="0"/>
              <w:rPr>
                <w:rFonts w:ascii="Times New Roman"/>
                <w:sz w:val="20"/>
              </w:rPr>
            </w:pPr>
          </w:p>
          <w:p w14:paraId="007C4F41" w14:textId="3B7E9EDA" w:rsidR="00D9275E" w:rsidRDefault="007F5C26">
            <w:pPr>
              <w:pStyle w:val="TableParagraph"/>
              <w:tabs>
                <w:tab w:val="left" w:pos="2437"/>
                <w:tab w:val="left" w:pos="5893"/>
                <w:tab w:val="left" w:pos="8398"/>
                <w:tab w:val="left" w:pos="10591"/>
                <w:tab w:val="left" w:pos="11990"/>
              </w:tabs>
              <w:ind w:left="0" w:right="897"/>
              <w:jc w:val="center"/>
              <w:rPr>
                <w:sz w:val="20"/>
              </w:rPr>
            </w:pPr>
            <w:r>
              <w:rPr>
                <w:sz w:val="20"/>
                <w:u w:val="single"/>
              </w:rPr>
              <w:t>John</w:t>
            </w:r>
            <w:r w:rsidR="00F47135">
              <w:rPr>
                <w:spacing w:val="-8"/>
                <w:sz w:val="20"/>
                <w:u w:val="single"/>
              </w:rPr>
              <w:t xml:space="preserve"> </w:t>
            </w:r>
            <w:r w:rsidR="00F47135">
              <w:rPr>
                <w:sz w:val="20"/>
                <w:u w:val="single"/>
              </w:rPr>
              <w:t>Guy</w:t>
            </w:r>
            <w:r w:rsidR="00F47135">
              <w:rPr>
                <w:sz w:val="20"/>
              </w:rPr>
              <w:tab/>
            </w:r>
            <w:r>
              <w:rPr>
                <w:sz w:val="20"/>
                <w:u w:val="single"/>
              </w:rPr>
              <w:t>Director</w:t>
            </w:r>
            <w:r w:rsidR="00F47135">
              <w:rPr>
                <w:sz w:val="20"/>
                <w:u w:val="single"/>
              </w:rPr>
              <w:t xml:space="preserve"> - Paneltec</w:t>
            </w:r>
            <w:r w:rsidR="00F47135">
              <w:rPr>
                <w:spacing w:val="-1"/>
                <w:sz w:val="20"/>
                <w:u w:val="single"/>
              </w:rPr>
              <w:t xml:space="preserve"> </w:t>
            </w:r>
            <w:r w:rsidR="00F47135">
              <w:rPr>
                <w:sz w:val="20"/>
                <w:u w:val="single"/>
              </w:rPr>
              <w:t>Pty</w:t>
            </w:r>
            <w:r w:rsidR="00F47135">
              <w:rPr>
                <w:spacing w:val="-4"/>
                <w:sz w:val="20"/>
                <w:u w:val="single"/>
              </w:rPr>
              <w:t xml:space="preserve"> </w:t>
            </w:r>
            <w:r w:rsidR="00F47135">
              <w:rPr>
                <w:sz w:val="20"/>
                <w:u w:val="single"/>
              </w:rPr>
              <w:t>Ltd</w:t>
            </w:r>
            <w:r w:rsidR="00F47135">
              <w:rPr>
                <w:sz w:val="20"/>
              </w:rPr>
              <w:tab/>
            </w:r>
            <w:r w:rsidR="00F47135">
              <w:rPr>
                <w:sz w:val="20"/>
                <w:u w:val="single"/>
              </w:rPr>
              <w:t xml:space="preserve">0408 </w:t>
            </w:r>
            <w:r w:rsidR="00994AE4">
              <w:rPr>
                <w:sz w:val="20"/>
                <w:u w:val="single"/>
              </w:rPr>
              <w:t>449 023</w:t>
            </w:r>
            <w:r w:rsidR="00F47135">
              <w:rPr>
                <w:sz w:val="20"/>
              </w:rPr>
              <w:tab/>
            </w:r>
            <w:r w:rsidR="00F47135">
              <w:rPr>
                <w:sz w:val="20"/>
                <w:u w:val="single"/>
              </w:rPr>
              <w:t xml:space="preserve"> </w:t>
            </w:r>
            <w:r w:rsidR="00F47135">
              <w:rPr>
                <w:sz w:val="20"/>
                <w:u w:val="single"/>
              </w:rPr>
              <w:tab/>
            </w:r>
            <w:r w:rsidR="00F47135">
              <w:rPr>
                <w:sz w:val="20"/>
              </w:rPr>
              <w:tab/>
            </w:r>
            <w:r w:rsidR="001027A4" w:rsidRPr="001027A4">
              <w:rPr>
                <w:sz w:val="20"/>
                <w:u w:val="single"/>
              </w:rPr>
              <w:t>31/08/202</w:t>
            </w:r>
            <w:r w:rsidR="00444977">
              <w:rPr>
                <w:sz w:val="20"/>
                <w:u w:val="single"/>
              </w:rPr>
              <w:t>5</w:t>
            </w:r>
            <w:r w:rsidR="001027A4" w:rsidRPr="001027A4">
              <w:rPr>
                <w:sz w:val="20"/>
                <w:u w:val="single"/>
              </w:rPr>
              <w:t xml:space="preserve"> – V1</w:t>
            </w:r>
            <w:r w:rsidR="00444977">
              <w:rPr>
                <w:sz w:val="20"/>
                <w:u w:val="single"/>
              </w:rPr>
              <w:t>2</w:t>
            </w:r>
            <w:r w:rsidR="001027A4" w:rsidRPr="001027A4">
              <w:rPr>
                <w:sz w:val="20"/>
                <w:u w:val="single"/>
              </w:rPr>
              <w:t>.0</w:t>
            </w:r>
          </w:p>
          <w:p w14:paraId="3BF930D4" w14:textId="77777777" w:rsidR="00D9275E" w:rsidRDefault="00F47135">
            <w:pPr>
              <w:pStyle w:val="TableParagraph"/>
              <w:tabs>
                <w:tab w:val="left" w:pos="2894"/>
                <w:tab w:val="left" w:pos="6095"/>
                <w:tab w:val="left" w:pos="8865"/>
                <w:tab w:val="left" w:pos="12050"/>
              </w:tabs>
              <w:spacing w:line="223" w:lineRule="exact"/>
              <w:ind w:left="0" w:right="858"/>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77023ACE" w14:textId="77777777" w:rsidR="00D9275E" w:rsidRDefault="00D9275E">
      <w:pPr>
        <w:pStyle w:val="BodyText"/>
        <w:spacing w:before="9"/>
        <w:rPr>
          <w:rFonts w:ascii="Times New Roman"/>
          <w:sz w:val="7"/>
        </w:rPr>
      </w:pPr>
    </w:p>
    <w:p w14:paraId="2B96F6BC" w14:textId="77777777" w:rsidR="00D9275E" w:rsidRDefault="00D9275E">
      <w:pPr>
        <w:rPr>
          <w:rFonts w:ascii="Times New Roman"/>
          <w:sz w:val="7"/>
        </w:rPr>
        <w:sectPr w:rsidR="00D9275E">
          <w:headerReference w:type="default" r:id="rId9"/>
          <w:footerReference w:type="default" r:id="rId10"/>
          <w:type w:val="continuous"/>
          <w:pgSz w:w="16840" w:h="11910" w:orient="landscape"/>
          <w:pgMar w:top="1720" w:right="920" w:bottom="880" w:left="900" w:header="781" w:footer="695" w:gutter="0"/>
          <w:pgNumType w:start="1"/>
          <w:cols w:space="720"/>
        </w:sectPr>
      </w:pPr>
    </w:p>
    <w:p w14:paraId="5984548D" w14:textId="052DC400" w:rsidR="00D9275E" w:rsidRDefault="00F47135">
      <w:pPr>
        <w:spacing w:before="61"/>
        <w:ind w:left="232"/>
        <w:rPr>
          <w:b/>
          <w:sz w:val="20"/>
        </w:rPr>
      </w:pPr>
      <w:r>
        <w:rPr>
          <w:noProof/>
        </w:rPr>
        <w:drawing>
          <wp:anchor distT="0" distB="0" distL="0" distR="0" simplePos="0" relativeHeight="268393343" behindDoc="1" locked="0" layoutInCell="1" allowOverlap="1" wp14:anchorId="6519295C" wp14:editId="11549D3E">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774576" cy="308895"/>
                    </a:xfrm>
                    <a:prstGeom prst="rect">
                      <a:avLst/>
                    </a:prstGeom>
                  </pic:spPr>
                </pic:pic>
              </a:graphicData>
            </a:graphic>
          </wp:anchor>
        </w:drawing>
      </w:r>
      <w:r>
        <w:rPr>
          <w:b/>
          <w:sz w:val="20"/>
          <w:u w:val="single"/>
        </w:rPr>
        <w:t>RISK MATRIX</w:t>
      </w:r>
    </w:p>
    <w:p w14:paraId="44AC7F49" w14:textId="77777777" w:rsidR="00D9275E" w:rsidRDefault="00F47135">
      <w:pPr>
        <w:pStyle w:val="BodyText"/>
        <w:rPr>
          <w:b/>
          <w:sz w:val="25"/>
        </w:rPr>
      </w:pPr>
      <w:r>
        <w:br w:type="column"/>
      </w:r>
    </w:p>
    <w:p w14:paraId="289BFA19" w14:textId="77777777" w:rsidR="00D9275E" w:rsidRDefault="000A73B8">
      <w:pPr>
        <w:ind w:left="232"/>
        <w:rPr>
          <w:b/>
          <w:sz w:val="20"/>
        </w:rPr>
      </w:pPr>
      <w:r>
        <w:rPr>
          <w:noProof/>
        </w:rPr>
        <mc:AlternateContent>
          <mc:Choice Requires="wps">
            <w:drawing>
              <wp:anchor distT="0" distB="0" distL="114300" distR="114300" simplePos="0" relativeHeight="1072" behindDoc="0" locked="0" layoutInCell="1" allowOverlap="1" wp14:anchorId="45F8F5C2" wp14:editId="7AF8F1A8">
                <wp:simplePos x="0" y="0"/>
                <wp:positionH relativeFrom="page">
                  <wp:posOffset>783590</wp:posOffset>
                </wp:positionH>
                <wp:positionV relativeFrom="paragraph">
                  <wp:posOffset>47625</wp:posOffset>
                </wp:positionV>
                <wp:extent cx="6940550" cy="2910840"/>
                <wp:effectExtent l="2540" t="3175" r="635"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A3550" w14:paraId="5A5407B2" w14:textId="77777777">
                              <w:trPr>
                                <w:trHeight w:val="310"/>
                              </w:trPr>
                              <w:tc>
                                <w:tcPr>
                                  <w:tcW w:w="994" w:type="dxa"/>
                                  <w:vMerge w:val="restart"/>
                                  <w:shd w:val="clear" w:color="auto" w:fill="00909B"/>
                                </w:tcPr>
                                <w:p w14:paraId="233FA689" w14:textId="77777777" w:rsidR="00EA3550" w:rsidRDefault="00EA3550">
                                  <w:pPr>
                                    <w:pStyle w:val="TableParagraph"/>
                                    <w:spacing w:before="8"/>
                                    <w:ind w:left="0"/>
                                    <w:rPr>
                                      <w:sz w:val="20"/>
                                    </w:rPr>
                                  </w:pPr>
                                </w:p>
                                <w:p w14:paraId="5BE494EF" w14:textId="77777777" w:rsidR="00EA3550" w:rsidRDefault="00EA3550">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6B327362" w14:textId="77777777" w:rsidR="00EA3550" w:rsidRDefault="00EA3550">
                                  <w:pPr>
                                    <w:pStyle w:val="TableParagraph"/>
                                    <w:spacing w:before="8"/>
                                    <w:ind w:left="0"/>
                                    <w:rPr>
                                      <w:sz w:val="20"/>
                                    </w:rPr>
                                  </w:pPr>
                                </w:p>
                                <w:p w14:paraId="09815949" w14:textId="77777777" w:rsidR="00EA3550" w:rsidRDefault="00EA3550">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424B018A" w14:textId="77777777" w:rsidR="00EA3550" w:rsidRDefault="00EA3550">
                                  <w:pPr>
                                    <w:pStyle w:val="TableParagraph"/>
                                    <w:spacing w:before="5"/>
                                    <w:ind w:left="0"/>
                                    <w:rPr>
                                      <w:sz w:val="21"/>
                                    </w:rPr>
                                  </w:pPr>
                                </w:p>
                                <w:p w14:paraId="5286D191" w14:textId="77777777" w:rsidR="00EA3550" w:rsidRDefault="00EA3550">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92277A1" w14:textId="77777777" w:rsidR="00EA3550" w:rsidRDefault="00EA3550">
                                  <w:pPr>
                                    <w:pStyle w:val="TableParagraph"/>
                                    <w:spacing w:before="51"/>
                                    <w:ind w:left="270"/>
                                    <w:rPr>
                                      <w:rFonts w:ascii="Arial"/>
                                      <w:b/>
                                      <w:sz w:val="18"/>
                                    </w:rPr>
                                  </w:pPr>
                                  <w:r>
                                    <w:rPr>
                                      <w:rFonts w:ascii="Arial"/>
                                      <w:b/>
                                      <w:color w:val="FFFFFF"/>
                                      <w:sz w:val="18"/>
                                    </w:rPr>
                                    <w:t>Likelihood / Probability</w:t>
                                  </w:r>
                                </w:p>
                              </w:tc>
                            </w:tr>
                            <w:tr w:rsidR="00EA3550" w14:paraId="5D51AF5C" w14:textId="77777777">
                              <w:trPr>
                                <w:trHeight w:val="368"/>
                              </w:trPr>
                              <w:tc>
                                <w:tcPr>
                                  <w:tcW w:w="994" w:type="dxa"/>
                                  <w:vMerge/>
                                  <w:tcBorders>
                                    <w:top w:val="nil"/>
                                  </w:tcBorders>
                                  <w:shd w:val="clear" w:color="auto" w:fill="00909B"/>
                                </w:tcPr>
                                <w:p w14:paraId="64B817F2" w14:textId="77777777" w:rsidR="00EA3550" w:rsidRDefault="00EA3550">
                                  <w:pPr>
                                    <w:rPr>
                                      <w:sz w:val="2"/>
                                      <w:szCs w:val="2"/>
                                    </w:rPr>
                                  </w:pPr>
                                </w:p>
                              </w:tc>
                              <w:tc>
                                <w:tcPr>
                                  <w:tcW w:w="6096" w:type="dxa"/>
                                  <w:vMerge/>
                                  <w:tcBorders>
                                    <w:top w:val="nil"/>
                                  </w:tcBorders>
                                  <w:shd w:val="clear" w:color="auto" w:fill="00909B"/>
                                </w:tcPr>
                                <w:p w14:paraId="057B886B" w14:textId="77777777" w:rsidR="00EA3550" w:rsidRDefault="00EA3550">
                                  <w:pPr>
                                    <w:rPr>
                                      <w:sz w:val="2"/>
                                      <w:szCs w:val="2"/>
                                    </w:rPr>
                                  </w:pPr>
                                </w:p>
                              </w:tc>
                              <w:tc>
                                <w:tcPr>
                                  <w:tcW w:w="1284" w:type="dxa"/>
                                  <w:vMerge/>
                                  <w:tcBorders>
                                    <w:top w:val="nil"/>
                                  </w:tcBorders>
                                  <w:shd w:val="clear" w:color="auto" w:fill="00909B"/>
                                </w:tcPr>
                                <w:p w14:paraId="6F2D1AC1" w14:textId="77777777" w:rsidR="00EA3550" w:rsidRDefault="00EA3550">
                                  <w:pPr>
                                    <w:rPr>
                                      <w:sz w:val="2"/>
                                      <w:szCs w:val="2"/>
                                    </w:rPr>
                                  </w:pPr>
                                </w:p>
                              </w:tc>
                              <w:tc>
                                <w:tcPr>
                                  <w:tcW w:w="703" w:type="dxa"/>
                                  <w:tcBorders>
                                    <w:right w:val="nil"/>
                                  </w:tcBorders>
                                  <w:shd w:val="clear" w:color="auto" w:fill="00909B"/>
                                </w:tcPr>
                                <w:p w14:paraId="30684C8F" w14:textId="77777777" w:rsidR="00EA3550" w:rsidRDefault="00EA3550">
                                  <w:pPr>
                                    <w:pStyle w:val="TableParagraph"/>
                                    <w:spacing w:before="3" w:line="183" w:lineRule="exact"/>
                                    <w:ind w:left="0" w:right="10"/>
                                    <w:jc w:val="center"/>
                                    <w:rPr>
                                      <w:rFonts w:ascii="Arial"/>
                                      <w:b/>
                                      <w:sz w:val="16"/>
                                    </w:rPr>
                                  </w:pPr>
                                  <w:r>
                                    <w:rPr>
                                      <w:rFonts w:ascii="Arial"/>
                                      <w:b/>
                                      <w:w w:val="99"/>
                                      <w:sz w:val="16"/>
                                    </w:rPr>
                                    <w:t>L</w:t>
                                  </w:r>
                                </w:p>
                                <w:p w14:paraId="2C4DD9E6" w14:textId="77777777" w:rsidR="00EA3550" w:rsidRDefault="00EA3550">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1AD1F20" w14:textId="77777777" w:rsidR="00EA3550" w:rsidRDefault="00EA3550">
                                  <w:pPr>
                                    <w:pStyle w:val="TableParagraph"/>
                                    <w:spacing w:before="3" w:line="183" w:lineRule="exact"/>
                                    <w:ind w:left="6"/>
                                    <w:jc w:val="center"/>
                                    <w:rPr>
                                      <w:rFonts w:ascii="Arial"/>
                                      <w:b/>
                                      <w:sz w:val="16"/>
                                    </w:rPr>
                                  </w:pPr>
                                  <w:r>
                                    <w:rPr>
                                      <w:rFonts w:ascii="Arial"/>
                                      <w:b/>
                                      <w:w w:val="98"/>
                                      <w:sz w:val="16"/>
                                    </w:rPr>
                                    <w:t>M</w:t>
                                  </w:r>
                                </w:p>
                                <w:p w14:paraId="298FEEE9" w14:textId="77777777" w:rsidR="00EA3550" w:rsidRDefault="00EA3550">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11CD23C9" w14:textId="77777777" w:rsidR="00EA3550" w:rsidRDefault="00EA3550">
                                  <w:pPr>
                                    <w:pStyle w:val="TableParagraph"/>
                                    <w:spacing w:before="3" w:line="183" w:lineRule="exact"/>
                                    <w:ind w:left="27"/>
                                    <w:jc w:val="center"/>
                                    <w:rPr>
                                      <w:rFonts w:ascii="Arial"/>
                                      <w:b/>
                                      <w:sz w:val="16"/>
                                    </w:rPr>
                                  </w:pPr>
                                  <w:r>
                                    <w:rPr>
                                      <w:rFonts w:ascii="Arial"/>
                                      <w:b/>
                                      <w:w w:val="98"/>
                                      <w:sz w:val="16"/>
                                    </w:rPr>
                                    <w:t>U</w:t>
                                  </w:r>
                                </w:p>
                                <w:p w14:paraId="05E27FE9" w14:textId="77777777" w:rsidR="00EA3550" w:rsidRDefault="00EA3550">
                                  <w:pPr>
                                    <w:pStyle w:val="TableParagraph"/>
                                    <w:spacing w:line="162" w:lineRule="exact"/>
                                    <w:ind w:left="127" w:right="107"/>
                                    <w:jc w:val="center"/>
                                    <w:rPr>
                                      <w:rFonts w:ascii="Arial"/>
                                      <w:sz w:val="16"/>
                                    </w:rPr>
                                  </w:pPr>
                                  <w:r>
                                    <w:rPr>
                                      <w:rFonts w:ascii="Arial"/>
                                      <w:sz w:val="16"/>
                                    </w:rPr>
                                    <w:t>Unlikely</w:t>
                                  </w:r>
                                </w:p>
                              </w:tc>
                            </w:tr>
                            <w:tr w:rsidR="00EA3550" w14:paraId="5142E00D" w14:textId="77777777">
                              <w:trPr>
                                <w:trHeight w:val="829"/>
                              </w:trPr>
                              <w:tc>
                                <w:tcPr>
                                  <w:tcW w:w="994" w:type="dxa"/>
                                </w:tcPr>
                                <w:p w14:paraId="21C15296" w14:textId="77777777" w:rsidR="00EA3550" w:rsidRDefault="00EA3550">
                                  <w:pPr>
                                    <w:pStyle w:val="TableParagraph"/>
                                    <w:spacing w:line="206" w:lineRule="exact"/>
                                    <w:ind w:left="100"/>
                                    <w:rPr>
                                      <w:rFonts w:ascii="Arial"/>
                                      <w:sz w:val="18"/>
                                    </w:rPr>
                                  </w:pPr>
                                  <w:r>
                                    <w:rPr>
                                      <w:rFonts w:ascii="Arial"/>
                                      <w:sz w:val="18"/>
                                    </w:rPr>
                                    <w:t>H (1)</w:t>
                                  </w:r>
                                </w:p>
                                <w:p w14:paraId="108A0921" w14:textId="77777777" w:rsidR="00EA3550" w:rsidRDefault="00EA3550">
                                  <w:pPr>
                                    <w:pStyle w:val="TableParagraph"/>
                                    <w:spacing w:before="8" w:line="206" w:lineRule="exact"/>
                                    <w:ind w:left="100" w:right="273"/>
                                    <w:rPr>
                                      <w:rFonts w:ascii="Arial"/>
                                      <w:i/>
                                      <w:sz w:val="18"/>
                                    </w:rPr>
                                  </w:pPr>
                                  <w:r>
                                    <w:rPr>
                                      <w:rFonts w:ascii="Arial"/>
                                      <w:i/>
                                      <w:sz w:val="18"/>
                                    </w:rPr>
                                    <w:t>(High level of harm)</w:t>
                                  </w:r>
                                </w:p>
                              </w:tc>
                              <w:tc>
                                <w:tcPr>
                                  <w:tcW w:w="6096" w:type="dxa"/>
                                </w:tcPr>
                                <w:p w14:paraId="1A8CF927" w14:textId="77777777" w:rsidR="00EA3550" w:rsidRDefault="00EA3550">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2D3F0F8E" w14:textId="77777777" w:rsidR="00EA3550" w:rsidRDefault="00EA3550">
                                  <w:pPr>
                                    <w:pStyle w:val="TableParagraph"/>
                                    <w:spacing w:before="2"/>
                                    <w:ind w:left="0"/>
                                    <w:rPr>
                                      <w:sz w:val="17"/>
                                    </w:rPr>
                                  </w:pPr>
                                </w:p>
                                <w:p w14:paraId="674491E0" w14:textId="77777777" w:rsidR="00EA3550" w:rsidRDefault="00EA3550">
                                  <w:pPr>
                                    <w:pStyle w:val="TableParagraph"/>
                                    <w:spacing w:line="207" w:lineRule="exact"/>
                                    <w:ind w:left="99"/>
                                    <w:rPr>
                                      <w:rFonts w:ascii="Arial"/>
                                      <w:sz w:val="18"/>
                                    </w:rPr>
                                  </w:pPr>
                                  <w:r>
                                    <w:rPr>
                                      <w:rFonts w:ascii="Arial"/>
                                      <w:sz w:val="18"/>
                                    </w:rPr>
                                    <w:t>H (1)</w:t>
                                  </w:r>
                                </w:p>
                                <w:p w14:paraId="4C9D2FAB" w14:textId="77777777" w:rsidR="00EA3550" w:rsidRDefault="00EA3550">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53A7F2C" w14:textId="77777777" w:rsidR="00EA3550" w:rsidRDefault="00EA3550">
                                  <w:pPr>
                                    <w:pStyle w:val="TableParagraph"/>
                                    <w:spacing w:before="5"/>
                                    <w:ind w:left="0"/>
                                    <w:rPr>
                                      <w:sz w:val="25"/>
                                    </w:rPr>
                                  </w:pPr>
                                </w:p>
                                <w:p w14:paraId="702DA2D5"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0000"/>
                                </w:tcPr>
                                <w:p w14:paraId="21CCBC24" w14:textId="77777777" w:rsidR="00EA3550" w:rsidRDefault="00EA3550">
                                  <w:pPr>
                                    <w:pStyle w:val="TableParagraph"/>
                                    <w:spacing w:before="5"/>
                                    <w:ind w:left="0"/>
                                    <w:rPr>
                                      <w:sz w:val="25"/>
                                    </w:rPr>
                                  </w:pPr>
                                </w:p>
                                <w:p w14:paraId="465A872C" w14:textId="77777777" w:rsidR="00EA3550" w:rsidRDefault="00EA3550">
                                  <w:pPr>
                                    <w:pStyle w:val="TableParagraph"/>
                                    <w:ind w:left="4"/>
                                    <w:jc w:val="center"/>
                                    <w:rPr>
                                      <w:rFonts w:ascii="Arial"/>
                                      <w:b/>
                                      <w:sz w:val="18"/>
                                    </w:rPr>
                                  </w:pPr>
                                  <w:r>
                                    <w:rPr>
                                      <w:rFonts w:ascii="Arial"/>
                                      <w:b/>
                                      <w:w w:val="101"/>
                                      <w:sz w:val="18"/>
                                    </w:rPr>
                                    <w:t>1</w:t>
                                  </w:r>
                                </w:p>
                              </w:tc>
                              <w:tc>
                                <w:tcPr>
                                  <w:tcW w:w="850" w:type="dxa"/>
                                  <w:shd w:val="clear" w:color="auto" w:fill="FFCC00"/>
                                </w:tcPr>
                                <w:p w14:paraId="1A007183" w14:textId="77777777" w:rsidR="00EA3550" w:rsidRDefault="00EA3550">
                                  <w:pPr>
                                    <w:pStyle w:val="TableParagraph"/>
                                    <w:spacing w:before="5"/>
                                    <w:ind w:left="0"/>
                                    <w:rPr>
                                      <w:sz w:val="25"/>
                                    </w:rPr>
                                  </w:pPr>
                                </w:p>
                                <w:p w14:paraId="1E0F6FDB" w14:textId="77777777" w:rsidR="00EA3550" w:rsidRDefault="00EA3550">
                                  <w:pPr>
                                    <w:pStyle w:val="TableParagraph"/>
                                    <w:ind w:left="9"/>
                                    <w:jc w:val="center"/>
                                    <w:rPr>
                                      <w:rFonts w:ascii="Arial"/>
                                      <w:b/>
                                      <w:sz w:val="18"/>
                                    </w:rPr>
                                  </w:pPr>
                                  <w:r>
                                    <w:rPr>
                                      <w:rFonts w:ascii="Arial"/>
                                      <w:b/>
                                      <w:w w:val="101"/>
                                      <w:sz w:val="18"/>
                                    </w:rPr>
                                    <w:t>2</w:t>
                                  </w:r>
                                </w:p>
                              </w:tc>
                            </w:tr>
                            <w:tr w:rsidR="00EA3550" w14:paraId="387D4FBF" w14:textId="77777777">
                              <w:trPr>
                                <w:trHeight w:val="827"/>
                              </w:trPr>
                              <w:tc>
                                <w:tcPr>
                                  <w:tcW w:w="994" w:type="dxa"/>
                                </w:tcPr>
                                <w:p w14:paraId="0D9A351B" w14:textId="77777777" w:rsidR="00EA3550" w:rsidRDefault="00EA3550">
                                  <w:pPr>
                                    <w:pStyle w:val="TableParagraph"/>
                                    <w:spacing w:line="203" w:lineRule="exact"/>
                                    <w:ind w:left="100"/>
                                    <w:rPr>
                                      <w:rFonts w:ascii="Arial"/>
                                      <w:sz w:val="18"/>
                                    </w:rPr>
                                  </w:pPr>
                                  <w:r>
                                    <w:rPr>
                                      <w:rFonts w:ascii="Arial"/>
                                      <w:sz w:val="18"/>
                                    </w:rPr>
                                    <w:t>M (2)</w:t>
                                  </w:r>
                                </w:p>
                                <w:p w14:paraId="6FF4133D" w14:textId="77777777" w:rsidR="00EA3550" w:rsidRDefault="00EA3550">
                                  <w:pPr>
                                    <w:pStyle w:val="TableParagraph"/>
                                    <w:ind w:left="100" w:right="143"/>
                                    <w:rPr>
                                      <w:rFonts w:ascii="Arial"/>
                                      <w:i/>
                                      <w:sz w:val="18"/>
                                    </w:rPr>
                                  </w:pPr>
                                  <w:r>
                                    <w:rPr>
                                      <w:rFonts w:ascii="Arial"/>
                                      <w:i/>
                                      <w:sz w:val="18"/>
                                    </w:rPr>
                                    <w:t>(Medium level of</w:t>
                                  </w:r>
                                </w:p>
                                <w:p w14:paraId="0193017A" w14:textId="77777777" w:rsidR="00EA3550" w:rsidRDefault="00EA3550">
                                  <w:pPr>
                                    <w:pStyle w:val="TableParagraph"/>
                                    <w:spacing w:before="3" w:line="187" w:lineRule="exact"/>
                                    <w:ind w:left="100"/>
                                    <w:rPr>
                                      <w:rFonts w:ascii="Arial"/>
                                      <w:i/>
                                      <w:sz w:val="18"/>
                                    </w:rPr>
                                  </w:pPr>
                                  <w:r>
                                    <w:rPr>
                                      <w:rFonts w:ascii="Arial"/>
                                      <w:i/>
                                      <w:sz w:val="18"/>
                                    </w:rPr>
                                    <w:t>harm)</w:t>
                                  </w:r>
                                </w:p>
                              </w:tc>
                              <w:tc>
                                <w:tcPr>
                                  <w:tcW w:w="6096" w:type="dxa"/>
                                </w:tcPr>
                                <w:p w14:paraId="7FAC5199" w14:textId="77777777" w:rsidR="00EA3550" w:rsidRDefault="00EA3550">
                                  <w:pPr>
                                    <w:pStyle w:val="TableParagraph"/>
                                    <w:spacing w:before="102" w:line="207" w:lineRule="exact"/>
                                    <w:ind w:left="99"/>
                                    <w:rPr>
                                      <w:rFonts w:ascii="Arial"/>
                                      <w:sz w:val="18"/>
                                    </w:rPr>
                                  </w:pPr>
                                  <w:r>
                                    <w:rPr>
                                      <w:rFonts w:ascii="Arial"/>
                                      <w:sz w:val="18"/>
                                    </w:rPr>
                                    <w:t>Potential temporary disability or minor structural failure/damage.</w:t>
                                  </w:r>
                                </w:p>
                                <w:p w14:paraId="10C36833" w14:textId="77777777" w:rsidR="00EA3550" w:rsidRDefault="00EA3550">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3813715" w14:textId="77777777" w:rsidR="00EA3550" w:rsidRDefault="00EA3550">
                                  <w:pPr>
                                    <w:pStyle w:val="TableParagraph"/>
                                    <w:spacing w:before="7"/>
                                    <w:ind w:left="0"/>
                                    <w:rPr>
                                      <w:sz w:val="16"/>
                                    </w:rPr>
                                  </w:pPr>
                                </w:p>
                                <w:p w14:paraId="7F2AF033" w14:textId="77777777" w:rsidR="00EA3550" w:rsidRDefault="00EA3550">
                                  <w:pPr>
                                    <w:pStyle w:val="TableParagraph"/>
                                    <w:spacing w:line="207" w:lineRule="exact"/>
                                    <w:ind w:left="99"/>
                                    <w:rPr>
                                      <w:rFonts w:ascii="Arial"/>
                                      <w:sz w:val="18"/>
                                    </w:rPr>
                                  </w:pPr>
                                  <w:r>
                                    <w:rPr>
                                      <w:rFonts w:ascii="Arial"/>
                                      <w:sz w:val="18"/>
                                    </w:rPr>
                                    <w:t>M (2)</w:t>
                                  </w:r>
                                </w:p>
                                <w:p w14:paraId="2D4DD0FC" w14:textId="77777777" w:rsidR="00EA3550" w:rsidRDefault="00EA3550">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1D572226" w14:textId="77777777" w:rsidR="00EA3550" w:rsidRDefault="00EA3550">
                                  <w:pPr>
                                    <w:pStyle w:val="TableParagraph"/>
                                    <w:spacing w:before="3"/>
                                    <w:ind w:left="0"/>
                                    <w:rPr>
                                      <w:sz w:val="25"/>
                                    </w:rPr>
                                  </w:pPr>
                                </w:p>
                                <w:p w14:paraId="32C5D409"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CC00"/>
                                </w:tcPr>
                                <w:p w14:paraId="6A643B01" w14:textId="77777777" w:rsidR="00EA3550" w:rsidRDefault="00EA3550">
                                  <w:pPr>
                                    <w:pStyle w:val="TableParagraph"/>
                                    <w:spacing w:before="3"/>
                                    <w:ind w:left="0"/>
                                    <w:rPr>
                                      <w:sz w:val="25"/>
                                    </w:rPr>
                                  </w:pPr>
                                </w:p>
                                <w:p w14:paraId="2238781F" w14:textId="77777777" w:rsidR="00EA3550" w:rsidRDefault="00EA3550">
                                  <w:pPr>
                                    <w:pStyle w:val="TableParagraph"/>
                                    <w:ind w:left="4"/>
                                    <w:jc w:val="center"/>
                                    <w:rPr>
                                      <w:rFonts w:ascii="Arial"/>
                                      <w:b/>
                                      <w:sz w:val="18"/>
                                    </w:rPr>
                                  </w:pPr>
                                  <w:r>
                                    <w:rPr>
                                      <w:rFonts w:ascii="Arial"/>
                                      <w:b/>
                                      <w:w w:val="101"/>
                                      <w:sz w:val="18"/>
                                    </w:rPr>
                                    <w:t>2</w:t>
                                  </w:r>
                                </w:p>
                              </w:tc>
                              <w:tc>
                                <w:tcPr>
                                  <w:tcW w:w="850" w:type="dxa"/>
                                  <w:shd w:val="clear" w:color="auto" w:fill="99CC00"/>
                                </w:tcPr>
                                <w:p w14:paraId="6B65002C" w14:textId="77777777" w:rsidR="00EA3550" w:rsidRDefault="00EA3550">
                                  <w:pPr>
                                    <w:pStyle w:val="TableParagraph"/>
                                    <w:spacing w:before="3"/>
                                    <w:ind w:left="0"/>
                                    <w:rPr>
                                      <w:sz w:val="25"/>
                                    </w:rPr>
                                  </w:pPr>
                                </w:p>
                                <w:p w14:paraId="1CC479B1" w14:textId="77777777" w:rsidR="00EA3550" w:rsidRDefault="00EA3550">
                                  <w:pPr>
                                    <w:pStyle w:val="TableParagraph"/>
                                    <w:ind w:left="9"/>
                                    <w:jc w:val="center"/>
                                    <w:rPr>
                                      <w:rFonts w:ascii="Arial"/>
                                      <w:b/>
                                      <w:sz w:val="18"/>
                                    </w:rPr>
                                  </w:pPr>
                                  <w:r>
                                    <w:rPr>
                                      <w:rFonts w:ascii="Arial"/>
                                      <w:b/>
                                      <w:w w:val="101"/>
                                      <w:sz w:val="18"/>
                                    </w:rPr>
                                    <w:t>3</w:t>
                                  </w:r>
                                </w:p>
                              </w:tc>
                            </w:tr>
                            <w:tr w:rsidR="00EA3550" w14:paraId="39B119F3" w14:textId="77777777">
                              <w:trPr>
                                <w:trHeight w:val="824"/>
                              </w:trPr>
                              <w:tc>
                                <w:tcPr>
                                  <w:tcW w:w="994" w:type="dxa"/>
                                </w:tcPr>
                                <w:p w14:paraId="3A692110" w14:textId="77777777" w:rsidR="00EA3550" w:rsidRDefault="00EA3550">
                                  <w:pPr>
                                    <w:pStyle w:val="TableParagraph"/>
                                    <w:spacing w:line="205" w:lineRule="exact"/>
                                    <w:ind w:left="100"/>
                                    <w:rPr>
                                      <w:rFonts w:ascii="Arial"/>
                                      <w:sz w:val="18"/>
                                    </w:rPr>
                                  </w:pPr>
                                  <w:r>
                                    <w:rPr>
                                      <w:rFonts w:ascii="Arial"/>
                                      <w:sz w:val="18"/>
                                    </w:rPr>
                                    <w:t>L (3)</w:t>
                                  </w:r>
                                </w:p>
                                <w:p w14:paraId="6E263202" w14:textId="77777777" w:rsidR="00EA3550" w:rsidRDefault="00EA3550">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A5976B4" w14:textId="77777777" w:rsidR="00EA3550" w:rsidRDefault="00EA3550">
                                  <w:pPr>
                                    <w:pStyle w:val="TableParagraph"/>
                                    <w:spacing w:before="99"/>
                                    <w:ind w:left="99"/>
                                    <w:rPr>
                                      <w:rFonts w:ascii="Arial"/>
                                      <w:sz w:val="18"/>
                                    </w:rPr>
                                  </w:pPr>
                                  <w:r>
                                    <w:rPr>
                                      <w:rFonts w:ascii="Arial"/>
                                      <w:sz w:val="18"/>
                                    </w:rPr>
                                    <w:t>Incident that has the potential to cause persons to require first aid.</w:t>
                                  </w:r>
                                </w:p>
                                <w:p w14:paraId="652BBA85" w14:textId="77777777" w:rsidR="00EA3550" w:rsidRDefault="00EA3550">
                                  <w:pPr>
                                    <w:pStyle w:val="TableParagraph"/>
                                    <w:spacing w:before="4"/>
                                    <w:ind w:left="99"/>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84" w:type="dxa"/>
                                </w:tcPr>
                                <w:p w14:paraId="599F6611" w14:textId="77777777" w:rsidR="00EA3550" w:rsidRDefault="00EA3550">
                                  <w:pPr>
                                    <w:pStyle w:val="TableParagraph"/>
                                    <w:spacing w:before="9"/>
                                    <w:ind w:left="0"/>
                                    <w:rPr>
                                      <w:sz w:val="16"/>
                                    </w:rPr>
                                  </w:pPr>
                                </w:p>
                                <w:p w14:paraId="531B8DA4" w14:textId="77777777" w:rsidR="00EA3550" w:rsidRDefault="00EA3550">
                                  <w:pPr>
                                    <w:pStyle w:val="TableParagraph"/>
                                    <w:spacing w:line="207" w:lineRule="exact"/>
                                    <w:ind w:left="99"/>
                                    <w:rPr>
                                      <w:rFonts w:ascii="Arial"/>
                                      <w:sz w:val="18"/>
                                    </w:rPr>
                                  </w:pPr>
                                  <w:r>
                                    <w:rPr>
                                      <w:rFonts w:ascii="Arial"/>
                                      <w:sz w:val="18"/>
                                    </w:rPr>
                                    <w:t>L (3)</w:t>
                                  </w:r>
                                </w:p>
                                <w:p w14:paraId="6315A2E5" w14:textId="77777777" w:rsidR="00EA3550" w:rsidRDefault="00EA3550">
                                  <w:pPr>
                                    <w:pStyle w:val="TableParagraph"/>
                                    <w:spacing w:line="207" w:lineRule="exact"/>
                                    <w:ind w:left="99"/>
                                    <w:rPr>
                                      <w:rFonts w:ascii="Arial"/>
                                      <w:i/>
                                      <w:sz w:val="18"/>
                                    </w:rPr>
                                  </w:pPr>
                                  <w:r>
                                    <w:rPr>
                                      <w:rFonts w:ascii="Arial"/>
                                      <w:i/>
                                      <w:sz w:val="18"/>
                                    </w:rPr>
                                    <w:t>(Low)</w:t>
                                  </w:r>
                                </w:p>
                              </w:tc>
                              <w:tc>
                                <w:tcPr>
                                  <w:tcW w:w="703" w:type="dxa"/>
                                  <w:shd w:val="clear" w:color="auto" w:fill="FFCC00"/>
                                </w:tcPr>
                                <w:p w14:paraId="50170E9F" w14:textId="77777777" w:rsidR="00EA3550" w:rsidRDefault="00EA3550">
                                  <w:pPr>
                                    <w:pStyle w:val="TableParagraph"/>
                                    <w:spacing w:before="5"/>
                                    <w:ind w:left="0"/>
                                    <w:rPr>
                                      <w:sz w:val="25"/>
                                    </w:rPr>
                                  </w:pPr>
                                </w:p>
                                <w:p w14:paraId="1F98C507" w14:textId="77777777" w:rsidR="00EA3550" w:rsidRDefault="00EA3550">
                                  <w:pPr>
                                    <w:pStyle w:val="TableParagraph"/>
                                    <w:ind w:left="7"/>
                                    <w:jc w:val="center"/>
                                    <w:rPr>
                                      <w:rFonts w:ascii="Arial"/>
                                      <w:b/>
                                      <w:sz w:val="18"/>
                                    </w:rPr>
                                  </w:pPr>
                                  <w:r>
                                    <w:rPr>
                                      <w:rFonts w:ascii="Arial"/>
                                      <w:b/>
                                      <w:w w:val="101"/>
                                      <w:sz w:val="18"/>
                                    </w:rPr>
                                    <w:t>2</w:t>
                                  </w:r>
                                </w:p>
                              </w:tc>
                              <w:tc>
                                <w:tcPr>
                                  <w:tcW w:w="989" w:type="dxa"/>
                                  <w:shd w:val="clear" w:color="auto" w:fill="99CC00"/>
                                </w:tcPr>
                                <w:p w14:paraId="42CB5A29" w14:textId="77777777" w:rsidR="00EA3550" w:rsidRDefault="00EA3550">
                                  <w:pPr>
                                    <w:pStyle w:val="TableParagraph"/>
                                    <w:spacing w:before="5"/>
                                    <w:ind w:left="0"/>
                                    <w:rPr>
                                      <w:sz w:val="25"/>
                                    </w:rPr>
                                  </w:pPr>
                                </w:p>
                                <w:p w14:paraId="0E4EAEB7" w14:textId="77777777" w:rsidR="00EA3550" w:rsidRDefault="00EA3550">
                                  <w:pPr>
                                    <w:pStyle w:val="TableParagraph"/>
                                    <w:ind w:left="4"/>
                                    <w:jc w:val="center"/>
                                    <w:rPr>
                                      <w:rFonts w:ascii="Arial"/>
                                      <w:b/>
                                      <w:sz w:val="18"/>
                                    </w:rPr>
                                  </w:pPr>
                                  <w:r>
                                    <w:rPr>
                                      <w:rFonts w:ascii="Arial"/>
                                      <w:b/>
                                      <w:w w:val="101"/>
                                      <w:sz w:val="18"/>
                                    </w:rPr>
                                    <w:t>3</w:t>
                                  </w:r>
                                </w:p>
                              </w:tc>
                              <w:tc>
                                <w:tcPr>
                                  <w:tcW w:w="850" w:type="dxa"/>
                                  <w:shd w:val="clear" w:color="auto" w:fill="99CC00"/>
                                </w:tcPr>
                                <w:p w14:paraId="7B915175" w14:textId="77777777" w:rsidR="00EA3550" w:rsidRDefault="00EA3550">
                                  <w:pPr>
                                    <w:pStyle w:val="TableParagraph"/>
                                    <w:spacing w:before="5"/>
                                    <w:ind w:left="0"/>
                                    <w:rPr>
                                      <w:sz w:val="25"/>
                                    </w:rPr>
                                  </w:pPr>
                                </w:p>
                                <w:p w14:paraId="10EEF170" w14:textId="77777777" w:rsidR="00EA3550" w:rsidRDefault="00EA3550">
                                  <w:pPr>
                                    <w:pStyle w:val="TableParagraph"/>
                                    <w:ind w:left="9"/>
                                    <w:jc w:val="center"/>
                                    <w:rPr>
                                      <w:rFonts w:ascii="Arial"/>
                                      <w:b/>
                                      <w:sz w:val="18"/>
                                    </w:rPr>
                                  </w:pPr>
                                  <w:r>
                                    <w:rPr>
                                      <w:rFonts w:ascii="Arial"/>
                                      <w:b/>
                                      <w:w w:val="101"/>
                                      <w:sz w:val="18"/>
                                    </w:rPr>
                                    <w:t>3</w:t>
                                  </w:r>
                                </w:p>
                              </w:tc>
                            </w:tr>
                            <w:tr w:rsidR="00EA3550" w14:paraId="3406F25E" w14:textId="77777777">
                              <w:trPr>
                                <w:trHeight w:val="284"/>
                              </w:trPr>
                              <w:tc>
                                <w:tcPr>
                                  <w:tcW w:w="994" w:type="dxa"/>
                                  <w:tcBorders>
                                    <w:right w:val="nil"/>
                                  </w:tcBorders>
                                  <w:shd w:val="clear" w:color="auto" w:fill="00909B"/>
                                </w:tcPr>
                                <w:p w14:paraId="5A3D44F6" w14:textId="77777777" w:rsidR="00EA3550" w:rsidRDefault="00EA3550">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7B8B685B" w14:textId="77777777" w:rsidR="00EA3550" w:rsidRDefault="00EA3550">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E2F66D7" w14:textId="77777777" w:rsidR="00EA3550" w:rsidRDefault="00EA3550">
                                  <w:pPr>
                                    <w:pStyle w:val="TableParagraph"/>
                                    <w:ind w:left="0"/>
                                    <w:rPr>
                                      <w:rFonts w:ascii="Times New Roman"/>
                                      <w:sz w:val="18"/>
                                    </w:rPr>
                                  </w:pPr>
                                </w:p>
                              </w:tc>
                              <w:tc>
                                <w:tcPr>
                                  <w:tcW w:w="703" w:type="dxa"/>
                                  <w:tcBorders>
                                    <w:left w:val="nil"/>
                                    <w:right w:val="nil"/>
                                  </w:tcBorders>
                                  <w:shd w:val="clear" w:color="auto" w:fill="00909B"/>
                                </w:tcPr>
                                <w:p w14:paraId="6B8922A4" w14:textId="77777777" w:rsidR="00EA3550" w:rsidRDefault="00EA3550">
                                  <w:pPr>
                                    <w:pStyle w:val="TableParagraph"/>
                                    <w:ind w:left="0"/>
                                    <w:rPr>
                                      <w:rFonts w:ascii="Times New Roman"/>
                                      <w:sz w:val="18"/>
                                    </w:rPr>
                                  </w:pPr>
                                </w:p>
                              </w:tc>
                              <w:tc>
                                <w:tcPr>
                                  <w:tcW w:w="989" w:type="dxa"/>
                                  <w:tcBorders>
                                    <w:left w:val="nil"/>
                                    <w:right w:val="nil"/>
                                  </w:tcBorders>
                                  <w:shd w:val="clear" w:color="auto" w:fill="00909B"/>
                                </w:tcPr>
                                <w:p w14:paraId="0702D3EF" w14:textId="77777777" w:rsidR="00EA3550" w:rsidRDefault="00EA3550">
                                  <w:pPr>
                                    <w:pStyle w:val="TableParagraph"/>
                                    <w:ind w:left="0"/>
                                    <w:rPr>
                                      <w:rFonts w:ascii="Times New Roman"/>
                                      <w:sz w:val="18"/>
                                    </w:rPr>
                                  </w:pPr>
                                </w:p>
                              </w:tc>
                              <w:tc>
                                <w:tcPr>
                                  <w:tcW w:w="850" w:type="dxa"/>
                                  <w:tcBorders>
                                    <w:left w:val="nil"/>
                                  </w:tcBorders>
                                  <w:shd w:val="clear" w:color="auto" w:fill="00909B"/>
                                </w:tcPr>
                                <w:p w14:paraId="12893019" w14:textId="77777777" w:rsidR="00EA3550" w:rsidRDefault="00EA3550">
                                  <w:pPr>
                                    <w:pStyle w:val="TableParagraph"/>
                                    <w:ind w:left="0"/>
                                    <w:rPr>
                                      <w:rFonts w:ascii="Times New Roman"/>
                                      <w:sz w:val="18"/>
                                    </w:rPr>
                                  </w:pPr>
                                </w:p>
                              </w:tc>
                            </w:tr>
                            <w:tr w:rsidR="00EA3550" w14:paraId="63127B2D" w14:textId="77777777">
                              <w:trPr>
                                <w:trHeight w:val="286"/>
                              </w:trPr>
                              <w:tc>
                                <w:tcPr>
                                  <w:tcW w:w="994" w:type="dxa"/>
                                </w:tcPr>
                                <w:p w14:paraId="098CDE56" w14:textId="77777777" w:rsidR="00EA3550" w:rsidRDefault="00EA3550">
                                  <w:pPr>
                                    <w:pStyle w:val="TableParagraph"/>
                                    <w:spacing w:before="37"/>
                                    <w:ind w:left="100"/>
                                    <w:rPr>
                                      <w:rFonts w:ascii="Arial"/>
                                      <w:sz w:val="18"/>
                                    </w:rPr>
                                  </w:pPr>
                                  <w:r>
                                    <w:rPr>
                                      <w:rFonts w:ascii="Arial"/>
                                      <w:sz w:val="18"/>
                                    </w:rPr>
                                    <w:t>Likely</w:t>
                                  </w:r>
                                </w:p>
                              </w:tc>
                              <w:tc>
                                <w:tcPr>
                                  <w:tcW w:w="9922" w:type="dxa"/>
                                  <w:gridSpan w:val="5"/>
                                </w:tcPr>
                                <w:p w14:paraId="7C3A4914" w14:textId="77777777" w:rsidR="00EA3550" w:rsidRDefault="00EA3550">
                                  <w:pPr>
                                    <w:pStyle w:val="TableParagraph"/>
                                    <w:spacing w:before="37"/>
                                    <w:ind w:left="99"/>
                                    <w:rPr>
                                      <w:rFonts w:ascii="Arial"/>
                                      <w:sz w:val="18"/>
                                    </w:rPr>
                                  </w:pPr>
                                  <w:r>
                                    <w:rPr>
                                      <w:rFonts w:ascii="Arial"/>
                                      <w:sz w:val="18"/>
                                    </w:rPr>
                                    <w:t>Could happen frequently</w:t>
                                  </w:r>
                                </w:p>
                              </w:tc>
                            </w:tr>
                            <w:tr w:rsidR="00EA3550" w14:paraId="613F22B1" w14:textId="77777777">
                              <w:trPr>
                                <w:trHeight w:val="281"/>
                              </w:trPr>
                              <w:tc>
                                <w:tcPr>
                                  <w:tcW w:w="994" w:type="dxa"/>
                                </w:tcPr>
                                <w:p w14:paraId="570C5160" w14:textId="77777777" w:rsidR="00EA3550" w:rsidRDefault="00EA3550">
                                  <w:pPr>
                                    <w:pStyle w:val="TableParagraph"/>
                                    <w:spacing w:before="37"/>
                                    <w:ind w:left="100"/>
                                    <w:rPr>
                                      <w:rFonts w:ascii="Arial"/>
                                      <w:sz w:val="18"/>
                                    </w:rPr>
                                  </w:pPr>
                                  <w:r>
                                    <w:rPr>
                                      <w:rFonts w:ascii="Arial"/>
                                      <w:sz w:val="18"/>
                                    </w:rPr>
                                    <w:t>Moderate</w:t>
                                  </w:r>
                                </w:p>
                              </w:tc>
                              <w:tc>
                                <w:tcPr>
                                  <w:tcW w:w="9922" w:type="dxa"/>
                                  <w:gridSpan w:val="5"/>
                                </w:tcPr>
                                <w:p w14:paraId="0E9ABC86" w14:textId="77777777" w:rsidR="00EA3550" w:rsidRDefault="00EA3550">
                                  <w:pPr>
                                    <w:pStyle w:val="TableParagraph"/>
                                    <w:spacing w:before="37"/>
                                    <w:ind w:left="99"/>
                                    <w:rPr>
                                      <w:rFonts w:ascii="Arial"/>
                                      <w:sz w:val="18"/>
                                    </w:rPr>
                                  </w:pPr>
                                  <w:r>
                                    <w:rPr>
                                      <w:rFonts w:ascii="Arial"/>
                                      <w:sz w:val="18"/>
                                    </w:rPr>
                                    <w:t>Could happen occasionally</w:t>
                                  </w:r>
                                </w:p>
                              </w:tc>
                            </w:tr>
                            <w:tr w:rsidR="00EA3550" w14:paraId="00F4A7B9" w14:textId="77777777">
                              <w:trPr>
                                <w:trHeight w:val="286"/>
                              </w:trPr>
                              <w:tc>
                                <w:tcPr>
                                  <w:tcW w:w="994" w:type="dxa"/>
                                </w:tcPr>
                                <w:p w14:paraId="4E22BB1D" w14:textId="77777777" w:rsidR="00EA3550" w:rsidRDefault="00EA3550">
                                  <w:pPr>
                                    <w:pStyle w:val="TableParagraph"/>
                                    <w:spacing w:before="41"/>
                                    <w:ind w:left="100"/>
                                    <w:rPr>
                                      <w:rFonts w:ascii="Arial"/>
                                      <w:sz w:val="18"/>
                                    </w:rPr>
                                  </w:pPr>
                                  <w:r>
                                    <w:rPr>
                                      <w:rFonts w:ascii="Arial"/>
                                      <w:sz w:val="18"/>
                                    </w:rPr>
                                    <w:t>Unlikely</w:t>
                                  </w:r>
                                </w:p>
                              </w:tc>
                              <w:tc>
                                <w:tcPr>
                                  <w:tcW w:w="9922" w:type="dxa"/>
                                  <w:gridSpan w:val="5"/>
                                </w:tcPr>
                                <w:p w14:paraId="25712712" w14:textId="77777777" w:rsidR="00EA3550" w:rsidRDefault="00EA3550">
                                  <w:pPr>
                                    <w:pStyle w:val="TableParagraph"/>
                                    <w:spacing w:before="41"/>
                                    <w:ind w:left="99"/>
                                    <w:rPr>
                                      <w:rFonts w:ascii="Arial"/>
                                      <w:sz w:val="18"/>
                                    </w:rPr>
                                  </w:pPr>
                                  <w:r>
                                    <w:rPr>
                                      <w:rFonts w:ascii="Arial"/>
                                      <w:sz w:val="18"/>
                                    </w:rPr>
                                    <w:t>May occur only in exceptional circumstances</w:t>
                                  </w:r>
                                </w:p>
                              </w:tc>
                            </w:tr>
                          </w:tbl>
                          <w:p w14:paraId="44D310F0" w14:textId="77777777" w:rsidR="00EA3550" w:rsidRDefault="00EA355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8F5C2"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A3550" w14:paraId="5A5407B2" w14:textId="77777777">
                        <w:trPr>
                          <w:trHeight w:val="310"/>
                        </w:trPr>
                        <w:tc>
                          <w:tcPr>
                            <w:tcW w:w="994" w:type="dxa"/>
                            <w:vMerge w:val="restart"/>
                            <w:shd w:val="clear" w:color="auto" w:fill="00909B"/>
                          </w:tcPr>
                          <w:p w14:paraId="233FA689" w14:textId="77777777" w:rsidR="00EA3550" w:rsidRDefault="00EA3550">
                            <w:pPr>
                              <w:pStyle w:val="TableParagraph"/>
                              <w:spacing w:before="8"/>
                              <w:ind w:left="0"/>
                              <w:rPr>
                                <w:sz w:val="20"/>
                              </w:rPr>
                            </w:pPr>
                          </w:p>
                          <w:p w14:paraId="5BE494EF" w14:textId="77777777" w:rsidR="00EA3550" w:rsidRDefault="00EA3550">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6B327362" w14:textId="77777777" w:rsidR="00EA3550" w:rsidRDefault="00EA3550">
                            <w:pPr>
                              <w:pStyle w:val="TableParagraph"/>
                              <w:spacing w:before="8"/>
                              <w:ind w:left="0"/>
                              <w:rPr>
                                <w:sz w:val="20"/>
                              </w:rPr>
                            </w:pPr>
                          </w:p>
                          <w:p w14:paraId="09815949" w14:textId="77777777" w:rsidR="00EA3550" w:rsidRDefault="00EA3550">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424B018A" w14:textId="77777777" w:rsidR="00EA3550" w:rsidRDefault="00EA3550">
                            <w:pPr>
                              <w:pStyle w:val="TableParagraph"/>
                              <w:spacing w:before="5"/>
                              <w:ind w:left="0"/>
                              <w:rPr>
                                <w:sz w:val="21"/>
                              </w:rPr>
                            </w:pPr>
                          </w:p>
                          <w:p w14:paraId="5286D191" w14:textId="77777777" w:rsidR="00EA3550" w:rsidRDefault="00EA3550">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92277A1" w14:textId="77777777" w:rsidR="00EA3550" w:rsidRDefault="00EA3550">
                            <w:pPr>
                              <w:pStyle w:val="TableParagraph"/>
                              <w:spacing w:before="51"/>
                              <w:ind w:left="270"/>
                              <w:rPr>
                                <w:rFonts w:ascii="Arial"/>
                                <w:b/>
                                <w:sz w:val="18"/>
                              </w:rPr>
                            </w:pPr>
                            <w:r>
                              <w:rPr>
                                <w:rFonts w:ascii="Arial"/>
                                <w:b/>
                                <w:color w:val="FFFFFF"/>
                                <w:sz w:val="18"/>
                              </w:rPr>
                              <w:t>Likelihood / Probability</w:t>
                            </w:r>
                          </w:p>
                        </w:tc>
                      </w:tr>
                      <w:tr w:rsidR="00EA3550" w14:paraId="5D51AF5C" w14:textId="77777777">
                        <w:trPr>
                          <w:trHeight w:val="368"/>
                        </w:trPr>
                        <w:tc>
                          <w:tcPr>
                            <w:tcW w:w="994" w:type="dxa"/>
                            <w:vMerge/>
                            <w:tcBorders>
                              <w:top w:val="nil"/>
                            </w:tcBorders>
                            <w:shd w:val="clear" w:color="auto" w:fill="00909B"/>
                          </w:tcPr>
                          <w:p w14:paraId="64B817F2" w14:textId="77777777" w:rsidR="00EA3550" w:rsidRDefault="00EA3550">
                            <w:pPr>
                              <w:rPr>
                                <w:sz w:val="2"/>
                                <w:szCs w:val="2"/>
                              </w:rPr>
                            </w:pPr>
                          </w:p>
                        </w:tc>
                        <w:tc>
                          <w:tcPr>
                            <w:tcW w:w="6096" w:type="dxa"/>
                            <w:vMerge/>
                            <w:tcBorders>
                              <w:top w:val="nil"/>
                            </w:tcBorders>
                            <w:shd w:val="clear" w:color="auto" w:fill="00909B"/>
                          </w:tcPr>
                          <w:p w14:paraId="057B886B" w14:textId="77777777" w:rsidR="00EA3550" w:rsidRDefault="00EA3550">
                            <w:pPr>
                              <w:rPr>
                                <w:sz w:val="2"/>
                                <w:szCs w:val="2"/>
                              </w:rPr>
                            </w:pPr>
                          </w:p>
                        </w:tc>
                        <w:tc>
                          <w:tcPr>
                            <w:tcW w:w="1284" w:type="dxa"/>
                            <w:vMerge/>
                            <w:tcBorders>
                              <w:top w:val="nil"/>
                            </w:tcBorders>
                            <w:shd w:val="clear" w:color="auto" w:fill="00909B"/>
                          </w:tcPr>
                          <w:p w14:paraId="6F2D1AC1" w14:textId="77777777" w:rsidR="00EA3550" w:rsidRDefault="00EA3550">
                            <w:pPr>
                              <w:rPr>
                                <w:sz w:val="2"/>
                                <w:szCs w:val="2"/>
                              </w:rPr>
                            </w:pPr>
                          </w:p>
                        </w:tc>
                        <w:tc>
                          <w:tcPr>
                            <w:tcW w:w="703" w:type="dxa"/>
                            <w:tcBorders>
                              <w:right w:val="nil"/>
                            </w:tcBorders>
                            <w:shd w:val="clear" w:color="auto" w:fill="00909B"/>
                          </w:tcPr>
                          <w:p w14:paraId="30684C8F" w14:textId="77777777" w:rsidR="00EA3550" w:rsidRDefault="00EA3550">
                            <w:pPr>
                              <w:pStyle w:val="TableParagraph"/>
                              <w:spacing w:before="3" w:line="183" w:lineRule="exact"/>
                              <w:ind w:left="0" w:right="10"/>
                              <w:jc w:val="center"/>
                              <w:rPr>
                                <w:rFonts w:ascii="Arial"/>
                                <w:b/>
                                <w:sz w:val="16"/>
                              </w:rPr>
                            </w:pPr>
                            <w:r>
                              <w:rPr>
                                <w:rFonts w:ascii="Arial"/>
                                <w:b/>
                                <w:w w:val="99"/>
                                <w:sz w:val="16"/>
                              </w:rPr>
                              <w:t>L</w:t>
                            </w:r>
                          </w:p>
                          <w:p w14:paraId="2C4DD9E6" w14:textId="77777777" w:rsidR="00EA3550" w:rsidRDefault="00EA3550">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1AD1F20" w14:textId="77777777" w:rsidR="00EA3550" w:rsidRDefault="00EA3550">
                            <w:pPr>
                              <w:pStyle w:val="TableParagraph"/>
                              <w:spacing w:before="3" w:line="183" w:lineRule="exact"/>
                              <w:ind w:left="6"/>
                              <w:jc w:val="center"/>
                              <w:rPr>
                                <w:rFonts w:ascii="Arial"/>
                                <w:b/>
                                <w:sz w:val="16"/>
                              </w:rPr>
                            </w:pPr>
                            <w:r>
                              <w:rPr>
                                <w:rFonts w:ascii="Arial"/>
                                <w:b/>
                                <w:w w:val="98"/>
                                <w:sz w:val="16"/>
                              </w:rPr>
                              <w:t>M</w:t>
                            </w:r>
                          </w:p>
                          <w:p w14:paraId="298FEEE9" w14:textId="77777777" w:rsidR="00EA3550" w:rsidRDefault="00EA3550">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11CD23C9" w14:textId="77777777" w:rsidR="00EA3550" w:rsidRDefault="00EA3550">
                            <w:pPr>
                              <w:pStyle w:val="TableParagraph"/>
                              <w:spacing w:before="3" w:line="183" w:lineRule="exact"/>
                              <w:ind w:left="27"/>
                              <w:jc w:val="center"/>
                              <w:rPr>
                                <w:rFonts w:ascii="Arial"/>
                                <w:b/>
                                <w:sz w:val="16"/>
                              </w:rPr>
                            </w:pPr>
                            <w:r>
                              <w:rPr>
                                <w:rFonts w:ascii="Arial"/>
                                <w:b/>
                                <w:w w:val="98"/>
                                <w:sz w:val="16"/>
                              </w:rPr>
                              <w:t>U</w:t>
                            </w:r>
                          </w:p>
                          <w:p w14:paraId="05E27FE9" w14:textId="77777777" w:rsidR="00EA3550" w:rsidRDefault="00EA3550">
                            <w:pPr>
                              <w:pStyle w:val="TableParagraph"/>
                              <w:spacing w:line="162" w:lineRule="exact"/>
                              <w:ind w:left="127" w:right="107"/>
                              <w:jc w:val="center"/>
                              <w:rPr>
                                <w:rFonts w:ascii="Arial"/>
                                <w:sz w:val="16"/>
                              </w:rPr>
                            </w:pPr>
                            <w:r>
                              <w:rPr>
                                <w:rFonts w:ascii="Arial"/>
                                <w:sz w:val="16"/>
                              </w:rPr>
                              <w:t>Unlikely</w:t>
                            </w:r>
                          </w:p>
                        </w:tc>
                      </w:tr>
                      <w:tr w:rsidR="00EA3550" w14:paraId="5142E00D" w14:textId="77777777">
                        <w:trPr>
                          <w:trHeight w:val="829"/>
                        </w:trPr>
                        <w:tc>
                          <w:tcPr>
                            <w:tcW w:w="994" w:type="dxa"/>
                          </w:tcPr>
                          <w:p w14:paraId="21C15296" w14:textId="77777777" w:rsidR="00EA3550" w:rsidRDefault="00EA3550">
                            <w:pPr>
                              <w:pStyle w:val="TableParagraph"/>
                              <w:spacing w:line="206" w:lineRule="exact"/>
                              <w:ind w:left="100"/>
                              <w:rPr>
                                <w:rFonts w:ascii="Arial"/>
                                <w:sz w:val="18"/>
                              </w:rPr>
                            </w:pPr>
                            <w:r>
                              <w:rPr>
                                <w:rFonts w:ascii="Arial"/>
                                <w:sz w:val="18"/>
                              </w:rPr>
                              <w:t>H (1)</w:t>
                            </w:r>
                          </w:p>
                          <w:p w14:paraId="108A0921" w14:textId="77777777" w:rsidR="00EA3550" w:rsidRDefault="00EA3550">
                            <w:pPr>
                              <w:pStyle w:val="TableParagraph"/>
                              <w:spacing w:before="8" w:line="206" w:lineRule="exact"/>
                              <w:ind w:left="100" w:right="273"/>
                              <w:rPr>
                                <w:rFonts w:ascii="Arial"/>
                                <w:i/>
                                <w:sz w:val="18"/>
                              </w:rPr>
                            </w:pPr>
                            <w:r>
                              <w:rPr>
                                <w:rFonts w:ascii="Arial"/>
                                <w:i/>
                                <w:sz w:val="18"/>
                              </w:rPr>
                              <w:t>(High level of harm)</w:t>
                            </w:r>
                          </w:p>
                        </w:tc>
                        <w:tc>
                          <w:tcPr>
                            <w:tcW w:w="6096" w:type="dxa"/>
                          </w:tcPr>
                          <w:p w14:paraId="1A8CF927" w14:textId="77777777" w:rsidR="00EA3550" w:rsidRDefault="00EA3550">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2D3F0F8E" w14:textId="77777777" w:rsidR="00EA3550" w:rsidRDefault="00EA3550">
                            <w:pPr>
                              <w:pStyle w:val="TableParagraph"/>
                              <w:spacing w:before="2"/>
                              <w:ind w:left="0"/>
                              <w:rPr>
                                <w:sz w:val="17"/>
                              </w:rPr>
                            </w:pPr>
                          </w:p>
                          <w:p w14:paraId="674491E0" w14:textId="77777777" w:rsidR="00EA3550" w:rsidRDefault="00EA3550">
                            <w:pPr>
                              <w:pStyle w:val="TableParagraph"/>
                              <w:spacing w:line="207" w:lineRule="exact"/>
                              <w:ind w:left="99"/>
                              <w:rPr>
                                <w:rFonts w:ascii="Arial"/>
                                <w:sz w:val="18"/>
                              </w:rPr>
                            </w:pPr>
                            <w:r>
                              <w:rPr>
                                <w:rFonts w:ascii="Arial"/>
                                <w:sz w:val="18"/>
                              </w:rPr>
                              <w:t>H (1)</w:t>
                            </w:r>
                          </w:p>
                          <w:p w14:paraId="4C9D2FAB" w14:textId="77777777" w:rsidR="00EA3550" w:rsidRDefault="00EA3550">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53A7F2C" w14:textId="77777777" w:rsidR="00EA3550" w:rsidRDefault="00EA3550">
                            <w:pPr>
                              <w:pStyle w:val="TableParagraph"/>
                              <w:spacing w:before="5"/>
                              <w:ind w:left="0"/>
                              <w:rPr>
                                <w:sz w:val="25"/>
                              </w:rPr>
                            </w:pPr>
                          </w:p>
                          <w:p w14:paraId="702DA2D5"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0000"/>
                          </w:tcPr>
                          <w:p w14:paraId="21CCBC24" w14:textId="77777777" w:rsidR="00EA3550" w:rsidRDefault="00EA3550">
                            <w:pPr>
                              <w:pStyle w:val="TableParagraph"/>
                              <w:spacing w:before="5"/>
                              <w:ind w:left="0"/>
                              <w:rPr>
                                <w:sz w:val="25"/>
                              </w:rPr>
                            </w:pPr>
                          </w:p>
                          <w:p w14:paraId="465A872C" w14:textId="77777777" w:rsidR="00EA3550" w:rsidRDefault="00EA3550">
                            <w:pPr>
                              <w:pStyle w:val="TableParagraph"/>
                              <w:ind w:left="4"/>
                              <w:jc w:val="center"/>
                              <w:rPr>
                                <w:rFonts w:ascii="Arial"/>
                                <w:b/>
                                <w:sz w:val="18"/>
                              </w:rPr>
                            </w:pPr>
                            <w:r>
                              <w:rPr>
                                <w:rFonts w:ascii="Arial"/>
                                <w:b/>
                                <w:w w:val="101"/>
                                <w:sz w:val="18"/>
                              </w:rPr>
                              <w:t>1</w:t>
                            </w:r>
                          </w:p>
                        </w:tc>
                        <w:tc>
                          <w:tcPr>
                            <w:tcW w:w="850" w:type="dxa"/>
                            <w:shd w:val="clear" w:color="auto" w:fill="FFCC00"/>
                          </w:tcPr>
                          <w:p w14:paraId="1A007183" w14:textId="77777777" w:rsidR="00EA3550" w:rsidRDefault="00EA3550">
                            <w:pPr>
                              <w:pStyle w:val="TableParagraph"/>
                              <w:spacing w:before="5"/>
                              <w:ind w:left="0"/>
                              <w:rPr>
                                <w:sz w:val="25"/>
                              </w:rPr>
                            </w:pPr>
                          </w:p>
                          <w:p w14:paraId="1E0F6FDB" w14:textId="77777777" w:rsidR="00EA3550" w:rsidRDefault="00EA3550">
                            <w:pPr>
                              <w:pStyle w:val="TableParagraph"/>
                              <w:ind w:left="9"/>
                              <w:jc w:val="center"/>
                              <w:rPr>
                                <w:rFonts w:ascii="Arial"/>
                                <w:b/>
                                <w:sz w:val="18"/>
                              </w:rPr>
                            </w:pPr>
                            <w:r>
                              <w:rPr>
                                <w:rFonts w:ascii="Arial"/>
                                <w:b/>
                                <w:w w:val="101"/>
                                <w:sz w:val="18"/>
                              </w:rPr>
                              <w:t>2</w:t>
                            </w:r>
                          </w:p>
                        </w:tc>
                      </w:tr>
                      <w:tr w:rsidR="00EA3550" w14:paraId="387D4FBF" w14:textId="77777777">
                        <w:trPr>
                          <w:trHeight w:val="827"/>
                        </w:trPr>
                        <w:tc>
                          <w:tcPr>
                            <w:tcW w:w="994" w:type="dxa"/>
                          </w:tcPr>
                          <w:p w14:paraId="0D9A351B" w14:textId="77777777" w:rsidR="00EA3550" w:rsidRDefault="00EA3550">
                            <w:pPr>
                              <w:pStyle w:val="TableParagraph"/>
                              <w:spacing w:line="203" w:lineRule="exact"/>
                              <w:ind w:left="100"/>
                              <w:rPr>
                                <w:rFonts w:ascii="Arial"/>
                                <w:sz w:val="18"/>
                              </w:rPr>
                            </w:pPr>
                            <w:r>
                              <w:rPr>
                                <w:rFonts w:ascii="Arial"/>
                                <w:sz w:val="18"/>
                              </w:rPr>
                              <w:t>M (2)</w:t>
                            </w:r>
                          </w:p>
                          <w:p w14:paraId="6FF4133D" w14:textId="77777777" w:rsidR="00EA3550" w:rsidRDefault="00EA3550">
                            <w:pPr>
                              <w:pStyle w:val="TableParagraph"/>
                              <w:ind w:left="100" w:right="143"/>
                              <w:rPr>
                                <w:rFonts w:ascii="Arial"/>
                                <w:i/>
                                <w:sz w:val="18"/>
                              </w:rPr>
                            </w:pPr>
                            <w:r>
                              <w:rPr>
                                <w:rFonts w:ascii="Arial"/>
                                <w:i/>
                                <w:sz w:val="18"/>
                              </w:rPr>
                              <w:t>(Medium level of</w:t>
                            </w:r>
                          </w:p>
                          <w:p w14:paraId="0193017A" w14:textId="77777777" w:rsidR="00EA3550" w:rsidRDefault="00EA3550">
                            <w:pPr>
                              <w:pStyle w:val="TableParagraph"/>
                              <w:spacing w:before="3" w:line="187" w:lineRule="exact"/>
                              <w:ind w:left="100"/>
                              <w:rPr>
                                <w:rFonts w:ascii="Arial"/>
                                <w:i/>
                                <w:sz w:val="18"/>
                              </w:rPr>
                            </w:pPr>
                            <w:r>
                              <w:rPr>
                                <w:rFonts w:ascii="Arial"/>
                                <w:i/>
                                <w:sz w:val="18"/>
                              </w:rPr>
                              <w:t>harm)</w:t>
                            </w:r>
                          </w:p>
                        </w:tc>
                        <w:tc>
                          <w:tcPr>
                            <w:tcW w:w="6096" w:type="dxa"/>
                          </w:tcPr>
                          <w:p w14:paraId="7FAC5199" w14:textId="77777777" w:rsidR="00EA3550" w:rsidRDefault="00EA3550">
                            <w:pPr>
                              <w:pStyle w:val="TableParagraph"/>
                              <w:spacing w:before="102" w:line="207" w:lineRule="exact"/>
                              <w:ind w:left="99"/>
                              <w:rPr>
                                <w:rFonts w:ascii="Arial"/>
                                <w:sz w:val="18"/>
                              </w:rPr>
                            </w:pPr>
                            <w:r>
                              <w:rPr>
                                <w:rFonts w:ascii="Arial"/>
                                <w:sz w:val="18"/>
                              </w:rPr>
                              <w:t>Potential temporary disability or minor structural failure/damage.</w:t>
                            </w:r>
                          </w:p>
                          <w:p w14:paraId="10C36833" w14:textId="77777777" w:rsidR="00EA3550" w:rsidRDefault="00EA3550">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3813715" w14:textId="77777777" w:rsidR="00EA3550" w:rsidRDefault="00EA3550">
                            <w:pPr>
                              <w:pStyle w:val="TableParagraph"/>
                              <w:spacing w:before="7"/>
                              <w:ind w:left="0"/>
                              <w:rPr>
                                <w:sz w:val="16"/>
                              </w:rPr>
                            </w:pPr>
                          </w:p>
                          <w:p w14:paraId="7F2AF033" w14:textId="77777777" w:rsidR="00EA3550" w:rsidRDefault="00EA3550">
                            <w:pPr>
                              <w:pStyle w:val="TableParagraph"/>
                              <w:spacing w:line="207" w:lineRule="exact"/>
                              <w:ind w:left="99"/>
                              <w:rPr>
                                <w:rFonts w:ascii="Arial"/>
                                <w:sz w:val="18"/>
                              </w:rPr>
                            </w:pPr>
                            <w:r>
                              <w:rPr>
                                <w:rFonts w:ascii="Arial"/>
                                <w:sz w:val="18"/>
                              </w:rPr>
                              <w:t>M (2)</w:t>
                            </w:r>
                          </w:p>
                          <w:p w14:paraId="2D4DD0FC" w14:textId="77777777" w:rsidR="00EA3550" w:rsidRDefault="00EA3550">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1D572226" w14:textId="77777777" w:rsidR="00EA3550" w:rsidRDefault="00EA3550">
                            <w:pPr>
                              <w:pStyle w:val="TableParagraph"/>
                              <w:spacing w:before="3"/>
                              <w:ind w:left="0"/>
                              <w:rPr>
                                <w:sz w:val="25"/>
                              </w:rPr>
                            </w:pPr>
                          </w:p>
                          <w:p w14:paraId="32C5D409"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CC00"/>
                          </w:tcPr>
                          <w:p w14:paraId="6A643B01" w14:textId="77777777" w:rsidR="00EA3550" w:rsidRDefault="00EA3550">
                            <w:pPr>
                              <w:pStyle w:val="TableParagraph"/>
                              <w:spacing w:before="3"/>
                              <w:ind w:left="0"/>
                              <w:rPr>
                                <w:sz w:val="25"/>
                              </w:rPr>
                            </w:pPr>
                          </w:p>
                          <w:p w14:paraId="2238781F" w14:textId="77777777" w:rsidR="00EA3550" w:rsidRDefault="00EA3550">
                            <w:pPr>
                              <w:pStyle w:val="TableParagraph"/>
                              <w:ind w:left="4"/>
                              <w:jc w:val="center"/>
                              <w:rPr>
                                <w:rFonts w:ascii="Arial"/>
                                <w:b/>
                                <w:sz w:val="18"/>
                              </w:rPr>
                            </w:pPr>
                            <w:r>
                              <w:rPr>
                                <w:rFonts w:ascii="Arial"/>
                                <w:b/>
                                <w:w w:val="101"/>
                                <w:sz w:val="18"/>
                              </w:rPr>
                              <w:t>2</w:t>
                            </w:r>
                          </w:p>
                        </w:tc>
                        <w:tc>
                          <w:tcPr>
                            <w:tcW w:w="850" w:type="dxa"/>
                            <w:shd w:val="clear" w:color="auto" w:fill="99CC00"/>
                          </w:tcPr>
                          <w:p w14:paraId="6B65002C" w14:textId="77777777" w:rsidR="00EA3550" w:rsidRDefault="00EA3550">
                            <w:pPr>
                              <w:pStyle w:val="TableParagraph"/>
                              <w:spacing w:before="3"/>
                              <w:ind w:left="0"/>
                              <w:rPr>
                                <w:sz w:val="25"/>
                              </w:rPr>
                            </w:pPr>
                          </w:p>
                          <w:p w14:paraId="1CC479B1" w14:textId="77777777" w:rsidR="00EA3550" w:rsidRDefault="00EA3550">
                            <w:pPr>
                              <w:pStyle w:val="TableParagraph"/>
                              <w:ind w:left="9"/>
                              <w:jc w:val="center"/>
                              <w:rPr>
                                <w:rFonts w:ascii="Arial"/>
                                <w:b/>
                                <w:sz w:val="18"/>
                              </w:rPr>
                            </w:pPr>
                            <w:r>
                              <w:rPr>
                                <w:rFonts w:ascii="Arial"/>
                                <w:b/>
                                <w:w w:val="101"/>
                                <w:sz w:val="18"/>
                              </w:rPr>
                              <w:t>3</w:t>
                            </w:r>
                          </w:p>
                        </w:tc>
                      </w:tr>
                      <w:tr w:rsidR="00EA3550" w14:paraId="39B119F3" w14:textId="77777777">
                        <w:trPr>
                          <w:trHeight w:val="824"/>
                        </w:trPr>
                        <w:tc>
                          <w:tcPr>
                            <w:tcW w:w="994" w:type="dxa"/>
                          </w:tcPr>
                          <w:p w14:paraId="3A692110" w14:textId="77777777" w:rsidR="00EA3550" w:rsidRDefault="00EA3550">
                            <w:pPr>
                              <w:pStyle w:val="TableParagraph"/>
                              <w:spacing w:line="205" w:lineRule="exact"/>
                              <w:ind w:left="100"/>
                              <w:rPr>
                                <w:rFonts w:ascii="Arial"/>
                                <w:sz w:val="18"/>
                              </w:rPr>
                            </w:pPr>
                            <w:r>
                              <w:rPr>
                                <w:rFonts w:ascii="Arial"/>
                                <w:sz w:val="18"/>
                              </w:rPr>
                              <w:t>L (3)</w:t>
                            </w:r>
                          </w:p>
                          <w:p w14:paraId="6E263202" w14:textId="77777777" w:rsidR="00EA3550" w:rsidRDefault="00EA3550">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A5976B4" w14:textId="77777777" w:rsidR="00EA3550" w:rsidRDefault="00EA3550">
                            <w:pPr>
                              <w:pStyle w:val="TableParagraph"/>
                              <w:spacing w:before="99"/>
                              <w:ind w:left="99"/>
                              <w:rPr>
                                <w:rFonts w:ascii="Arial"/>
                                <w:sz w:val="18"/>
                              </w:rPr>
                            </w:pPr>
                            <w:r>
                              <w:rPr>
                                <w:rFonts w:ascii="Arial"/>
                                <w:sz w:val="18"/>
                              </w:rPr>
                              <w:t>Incident that has the potential to cause persons to require first aid.</w:t>
                            </w:r>
                          </w:p>
                          <w:p w14:paraId="652BBA85" w14:textId="77777777" w:rsidR="00EA3550" w:rsidRDefault="00EA3550">
                            <w:pPr>
                              <w:pStyle w:val="TableParagraph"/>
                              <w:spacing w:before="4"/>
                              <w:ind w:left="99"/>
                              <w:rPr>
                                <w:rFonts w:ascii="Arial"/>
                                <w:sz w:val="18"/>
                              </w:rPr>
                            </w:pPr>
                            <w:r>
                              <w:rPr>
                                <w:rFonts w:ascii="Arial"/>
                                <w:sz w:val="18"/>
                              </w:rPr>
                              <w:t xml:space="preserve">On-site environmental discharge/release immediately contained, minor level </w:t>
                            </w:r>
                            <w:proofErr w:type="gramStart"/>
                            <w:r>
                              <w:rPr>
                                <w:rFonts w:ascii="Arial"/>
                                <w:sz w:val="18"/>
                              </w:rPr>
                              <w:t>clean</w:t>
                            </w:r>
                            <w:proofErr w:type="gramEnd"/>
                            <w:r>
                              <w:rPr>
                                <w:rFonts w:ascii="Arial"/>
                                <w:sz w:val="18"/>
                              </w:rPr>
                              <w:t xml:space="preserve"> up with no short-term environmental harm.</w:t>
                            </w:r>
                          </w:p>
                        </w:tc>
                        <w:tc>
                          <w:tcPr>
                            <w:tcW w:w="1284" w:type="dxa"/>
                          </w:tcPr>
                          <w:p w14:paraId="599F6611" w14:textId="77777777" w:rsidR="00EA3550" w:rsidRDefault="00EA3550">
                            <w:pPr>
                              <w:pStyle w:val="TableParagraph"/>
                              <w:spacing w:before="9"/>
                              <w:ind w:left="0"/>
                              <w:rPr>
                                <w:sz w:val="16"/>
                              </w:rPr>
                            </w:pPr>
                          </w:p>
                          <w:p w14:paraId="531B8DA4" w14:textId="77777777" w:rsidR="00EA3550" w:rsidRDefault="00EA3550">
                            <w:pPr>
                              <w:pStyle w:val="TableParagraph"/>
                              <w:spacing w:line="207" w:lineRule="exact"/>
                              <w:ind w:left="99"/>
                              <w:rPr>
                                <w:rFonts w:ascii="Arial"/>
                                <w:sz w:val="18"/>
                              </w:rPr>
                            </w:pPr>
                            <w:r>
                              <w:rPr>
                                <w:rFonts w:ascii="Arial"/>
                                <w:sz w:val="18"/>
                              </w:rPr>
                              <w:t>L (3)</w:t>
                            </w:r>
                          </w:p>
                          <w:p w14:paraId="6315A2E5" w14:textId="77777777" w:rsidR="00EA3550" w:rsidRDefault="00EA3550">
                            <w:pPr>
                              <w:pStyle w:val="TableParagraph"/>
                              <w:spacing w:line="207" w:lineRule="exact"/>
                              <w:ind w:left="99"/>
                              <w:rPr>
                                <w:rFonts w:ascii="Arial"/>
                                <w:i/>
                                <w:sz w:val="18"/>
                              </w:rPr>
                            </w:pPr>
                            <w:r>
                              <w:rPr>
                                <w:rFonts w:ascii="Arial"/>
                                <w:i/>
                                <w:sz w:val="18"/>
                              </w:rPr>
                              <w:t>(Low)</w:t>
                            </w:r>
                          </w:p>
                        </w:tc>
                        <w:tc>
                          <w:tcPr>
                            <w:tcW w:w="703" w:type="dxa"/>
                            <w:shd w:val="clear" w:color="auto" w:fill="FFCC00"/>
                          </w:tcPr>
                          <w:p w14:paraId="50170E9F" w14:textId="77777777" w:rsidR="00EA3550" w:rsidRDefault="00EA3550">
                            <w:pPr>
                              <w:pStyle w:val="TableParagraph"/>
                              <w:spacing w:before="5"/>
                              <w:ind w:left="0"/>
                              <w:rPr>
                                <w:sz w:val="25"/>
                              </w:rPr>
                            </w:pPr>
                          </w:p>
                          <w:p w14:paraId="1F98C507" w14:textId="77777777" w:rsidR="00EA3550" w:rsidRDefault="00EA3550">
                            <w:pPr>
                              <w:pStyle w:val="TableParagraph"/>
                              <w:ind w:left="7"/>
                              <w:jc w:val="center"/>
                              <w:rPr>
                                <w:rFonts w:ascii="Arial"/>
                                <w:b/>
                                <w:sz w:val="18"/>
                              </w:rPr>
                            </w:pPr>
                            <w:r>
                              <w:rPr>
                                <w:rFonts w:ascii="Arial"/>
                                <w:b/>
                                <w:w w:val="101"/>
                                <w:sz w:val="18"/>
                              </w:rPr>
                              <w:t>2</w:t>
                            </w:r>
                          </w:p>
                        </w:tc>
                        <w:tc>
                          <w:tcPr>
                            <w:tcW w:w="989" w:type="dxa"/>
                            <w:shd w:val="clear" w:color="auto" w:fill="99CC00"/>
                          </w:tcPr>
                          <w:p w14:paraId="42CB5A29" w14:textId="77777777" w:rsidR="00EA3550" w:rsidRDefault="00EA3550">
                            <w:pPr>
                              <w:pStyle w:val="TableParagraph"/>
                              <w:spacing w:before="5"/>
                              <w:ind w:left="0"/>
                              <w:rPr>
                                <w:sz w:val="25"/>
                              </w:rPr>
                            </w:pPr>
                          </w:p>
                          <w:p w14:paraId="0E4EAEB7" w14:textId="77777777" w:rsidR="00EA3550" w:rsidRDefault="00EA3550">
                            <w:pPr>
                              <w:pStyle w:val="TableParagraph"/>
                              <w:ind w:left="4"/>
                              <w:jc w:val="center"/>
                              <w:rPr>
                                <w:rFonts w:ascii="Arial"/>
                                <w:b/>
                                <w:sz w:val="18"/>
                              </w:rPr>
                            </w:pPr>
                            <w:r>
                              <w:rPr>
                                <w:rFonts w:ascii="Arial"/>
                                <w:b/>
                                <w:w w:val="101"/>
                                <w:sz w:val="18"/>
                              </w:rPr>
                              <w:t>3</w:t>
                            </w:r>
                          </w:p>
                        </w:tc>
                        <w:tc>
                          <w:tcPr>
                            <w:tcW w:w="850" w:type="dxa"/>
                            <w:shd w:val="clear" w:color="auto" w:fill="99CC00"/>
                          </w:tcPr>
                          <w:p w14:paraId="7B915175" w14:textId="77777777" w:rsidR="00EA3550" w:rsidRDefault="00EA3550">
                            <w:pPr>
                              <w:pStyle w:val="TableParagraph"/>
                              <w:spacing w:before="5"/>
                              <w:ind w:left="0"/>
                              <w:rPr>
                                <w:sz w:val="25"/>
                              </w:rPr>
                            </w:pPr>
                          </w:p>
                          <w:p w14:paraId="10EEF170" w14:textId="77777777" w:rsidR="00EA3550" w:rsidRDefault="00EA3550">
                            <w:pPr>
                              <w:pStyle w:val="TableParagraph"/>
                              <w:ind w:left="9"/>
                              <w:jc w:val="center"/>
                              <w:rPr>
                                <w:rFonts w:ascii="Arial"/>
                                <w:b/>
                                <w:sz w:val="18"/>
                              </w:rPr>
                            </w:pPr>
                            <w:r>
                              <w:rPr>
                                <w:rFonts w:ascii="Arial"/>
                                <w:b/>
                                <w:w w:val="101"/>
                                <w:sz w:val="18"/>
                              </w:rPr>
                              <w:t>3</w:t>
                            </w:r>
                          </w:p>
                        </w:tc>
                      </w:tr>
                      <w:tr w:rsidR="00EA3550" w14:paraId="3406F25E" w14:textId="77777777">
                        <w:trPr>
                          <w:trHeight w:val="284"/>
                        </w:trPr>
                        <w:tc>
                          <w:tcPr>
                            <w:tcW w:w="994" w:type="dxa"/>
                            <w:tcBorders>
                              <w:right w:val="nil"/>
                            </w:tcBorders>
                            <w:shd w:val="clear" w:color="auto" w:fill="00909B"/>
                          </w:tcPr>
                          <w:p w14:paraId="5A3D44F6" w14:textId="77777777" w:rsidR="00EA3550" w:rsidRDefault="00EA3550">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7B8B685B" w14:textId="77777777" w:rsidR="00EA3550" w:rsidRDefault="00EA3550">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E2F66D7" w14:textId="77777777" w:rsidR="00EA3550" w:rsidRDefault="00EA3550">
                            <w:pPr>
                              <w:pStyle w:val="TableParagraph"/>
                              <w:ind w:left="0"/>
                              <w:rPr>
                                <w:rFonts w:ascii="Times New Roman"/>
                                <w:sz w:val="18"/>
                              </w:rPr>
                            </w:pPr>
                          </w:p>
                        </w:tc>
                        <w:tc>
                          <w:tcPr>
                            <w:tcW w:w="703" w:type="dxa"/>
                            <w:tcBorders>
                              <w:left w:val="nil"/>
                              <w:right w:val="nil"/>
                            </w:tcBorders>
                            <w:shd w:val="clear" w:color="auto" w:fill="00909B"/>
                          </w:tcPr>
                          <w:p w14:paraId="6B8922A4" w14:textId="77777777" w:rsidR="00EA3550" w:rsidRDefault="00EA3550">
                            <w:pPr>
                              <w:pStyle w:val="TableParagraph"/>
                              <w:ind w:left="0"/>
                              <w:rPr>
                                <w:rFonts w:ascii="Times New Roman"/>
                                <w:sz w:val="18"/>
                              </w:rPr>
                            </w:pPr>
                          </w:p>
                        </w:tc>
                        <w:tc>
                          <w:tcPr>
                            <w:tcW w:w="989" w:type="dxa"/>
                            <w:tcBorders>
                              <w:left w:val="nil"/>
                              <w:right w:val="nil"/>
                            </w:tcBorders>
                            <w:shd w:val="clear" w:color="auto" w:fill="00909B"/>
                          </w:tcPr>
                          <w:p w14:paraId="0702D3EF" w14:textId="77777777" w:rsidR="00EA3550" w:rsidRDefault="00EA3550">
                            <w:pPr>
                              <w:pStyle w:val="TableParagraph"/>
                              <w:ind w:left="0"/>
                              <w:rPr>
                                <w:rFonts w:ascii="Times New Roman"/>
                                <w:sz w:val="18"/>
                              </w:rPr>
                            </w:pPr>
                          </w:p>
                        </w:tc>
                        <w:tc>
                          <w:tcPr>
                            <w:tcW w:w="850" w:type="dxa"/>
                            <w:tcBorders>
                              <w:left w:val="nil"/>
                            </w:tcBorders>
                            <w:shd w:val="clear" w:color="auto" w:fill="00909B"/>
                          </w:tcPr>
                          <w:p w14:paraId="12893019" w14:textId="77777777" w:rsidR="00EA3550" w:rsidRDefault="00EA3550">
                            <w:pPr>
                              <w:pStyle w:val="TableParagraph"/>
                              <w:ind w:left="0"/>
                              <w:rPr>
                                <w:rFonts w:ascii="Times New Roman"/>
                                <w:sz w:val="18"/>
                              </w:rPr>
                            </w:pPr>
                          </w:p>
                        </w:tc>
                      </w:tr>
                      <w:tr w:rsidR="00EA3550" w14:paraId="63127B2D" w14:textId="77777777">
                        <w:trPr>
                          <w:trHeight w:val="286"/>
                        </w:trPr>
                        <w:tc>
                          <w:tcPr>
                            <w:tcW w:w="994" w:type="dxa"/>
                          </w:tcPr>
                          <w:p w14:paraId="098CDE56" w14:textId="77777777" w:rsidR="00EA3550" w:rsidRDefault="00EA3550">
                            <w:pPr>
                              <w:pStyle w:val="TableParagraph"/>
                              <w:spacing w:before="37"/>
                              <w:ind w:left="100"/>
                              <w:rPr>
                                <w:rFonts w:ascii="Arial"/>
                                <w:sz w:val="18"/>
                              </w:rPr>
                            </w:pPr>
                            <w:r>
                              <w:rPr>
                                <w:rFonts w:ascii="Arial"/>
                                <w:sz w:val="18"/>
                              </w:rPr>
                              <w:t>Likely</w:t>
                            </w:r>
                          </w:p>
                        </w:tc>
                        <w:tc>
                          <w:tcPr>
                            <w:tcW w:w="9922" w:type="dxa"/>
                            <w:gridSpan w:val="5"/>
                          </w:tcPr>
                          <w:p w14:paraId="7C3A4914" w14:textId="77777777" w:rsidR="00EA3550" w:rsidRDefault="00EA3550">
                            <w:pPr>
                              <w:pStyle w:val="TableParagraph"/>
                              <w:spacing w:before="37"/>
                              <w:ind w:left="99"/>
                              <w:rPr>
                                <w:rFonts w:ascii="Arial"/>
                                <w:sz w:val="18"/>
                              </w:rPr>
                            </w:pPr>
                            <w:r>
                              <w:rPr>
                                <w:rFonts w:ascii="Arial"/>
                                <w:sz w:val="18"/>
                              </w:rPr>
                              <w:t>Could happen frequently</w:t>
                            </w:r>
                          </w:p>
                        </w:tc>
                      </w:tr>
                      <w:tr w:rsidR="00EA3550" w14:paraId="613F22B1" w14:textId="77777777">
                        <w:trPr>
                          <w:trHeight w:val="281"/>
                        </w:trPr>
                        <w:tc>
                          <w:tcPr>
                            <w:tcW w:w="994" w:type="dxa"/>
                          </w:tcPr>
                          <w:p w14:paraId="570C5160" w14:textId="77777777" w:rsidR="00EA3550" w:rsidRDefault="00EA3550">
                            <w:pPr>
                              <w:pStyle w:val="TableParagraph"/>
                              <w:spacing w:before="37"/>
                              <w:ind w:left="100"/>
                              <w:rPr>
                                <w:rFonts w:ascii="Arial"/>
                                <w:sz w:val="18"/>
                              </w:rPr>
                            </w:pPr>
                            <w:r>
                              <w:rPr>
                                <w:rFonts w:ascii="Arial"/>
                                <w:sz w:val="18"/>
                              </w:rPr>
                              <w:t>Moderate</w:t>
                            </w:r>
                          </w:p>
                        </w:tc>
                        <w:tc>
                          <w:tcPr>
                            <w:tcW w:w="9922" w:type="dxa"/>
                            <w:gridSpan w:val="5"/>
                          </w:tcPr>
                          <w:p w14:paraId="0E9ABC86" w14:textId="77777777" w:rsidR="00EA3550" w:rsidRDefault="00EA3550">
                            <w:pPr>
                              <w:pStyle w:val="TableParagraph"/>
                              <w:spacing w:before="37"/>
                              <w:ind w:left="99"/>
                              <w:rPr>
                                <w:rFonts w:ascii="Arial"/>
                                <w:sz w:val="18"/>
                              </w:rPr>
                            </w:pPr>
                            <w:r>
                              <w:rPr>
                                <w:rFonts w:ascii="Arial"/>
                                <w:sz w:val="18"/>
                              </w:rPr>
                              <w:t>Could happen occasionally</w:t>
                            </w:r>
                          </w:p>
                        </w:tc>
                      </w:tr>
                      <w:tr w:rsidR="00EA3550" w14:paraId="00F4A7B9" w14:textId="77777777">
                        <w:trPr>
                          <w:trHeight w:val="286"/>
                        </w:trPr>
                        <w:tc>
                          <w:tcPr>
                            <w:tcW w:w="994" w:type="dxa"/>
                          </w:tcPr>
                          <w:p w14:paraId="4E22BB1D" w14:textId="77777777" w:rsidR="00EA3550" w:rsidRDefault="00EA3550">
                            <w:pPr>
                              <w:pStyle w:val="TableParagraph"/>
                              <w:spacing w:before="41"/>
                              <w:ind w:left="100"/>
                              <w:rPr>
                                <w:rFonts w:ascii="Arial"/>
                                <w:sz w:val="18"/>
                              </w:rPr>
                            </w:pPr>
                            <w:r>
                              <w:rPr>
                                <w:rFonts w:ascii="Arial"/>
                                <w:sz w:val="18"/>
                              </w:rPr>
                              <w:t>Unlikely</w:t>
                            </w:r>
                          </w:p>
                        </w:tc>
                        <w:tc>
                          <w:tcPr>
                            <w:tcW w:w="9922" w:type="dxa"/>
                            <w:gridSpan w:val="5"/>
                          </w:tcPr>
                          <w:p w14:paraId="25712712" w14:textId="77777777" w:rsidR="00EA3550" w:rsidRDefault="00EA3550">
                            <w:pPr>
                              <w:pStyle w:val="TableParagraph"/>
                              <w:spacing w:before="41"/>
                              <w:ind w:left="99"/>
                              <w:rPr>
                                <w:rFonts w:ascii="Arial"/>
                                <w:sz w:val="18"/>
                              </w:rPr>
                            </w:pPr>
                            <w:r>
                              <w:rPr>
                                <w:rFonts w:ascii="Arial"/>
                                <w:sz w:val="18"/>
                              </w:rPr>
                              <w:t>May occur only in exceptional circumstances</w:t>
                            </w:r>
                          </w:p>
                        </w:tc>
                      </w:tr>
                    </w:tbl>
                    <w:p w14:paraId="44D310F0" w14:textId="77777777" w:rsidR="00EA3550" w:rsidRDefault="00EA3550">
                      <w:pPr>
                        <w:pStyle w:val="BodyText"/>
                      </w:pPr>
                    </w:p>
                  </w:txbxContent>
                </v:textbox>
                <w10:wrap anchorx="page"/>
              </v:shape>
            </w:pict>
          </mc:Fallback>
        </mc:AlternateContent>
      </w:r>
      <w:r w:rsidR="00F47135">
        <w:rPr>
          <w:b/>
          <w:sz w:val="20"/>
          <w:u w:val="single"/>
        </w:rPr>
        <w:t>HIERARCHY OF RISK CONTROL</w:t>
      </w:r>
    </w:p>
    <w:p w14:paraId="02D65E1D" w14:textId="77777777" w:rsidR="00D9275E" w:rsidRDefault="00F47135">
      <w:pPr>
        <w:spacing w:before="1"/>
        <w:ind w:left="232" w:right="318"/>
        <w:rPr>
          <w:sz w:val="18"/>
        </w:rPr>
      </w:pPr>
      <w:r>
        <w:rPr>
          <w:sz w:val="18"/>
        </w:rPr>
        <w:t>The hierarchy of controls must be applied in the order below for all identified hazards.</w:t>
      </w:r>
    </w:p>
    <w:p w14:paraId="74E52785" w14:textId="77777777" w:rsidR="00D9275E" w:rsidRDefault="00D9275E">
      <w:pPr>
        <w:rPr>
          <w:sz w:val="18"/>
        </w:rPr>
        <w:sectPr w:rsidR="00D9275E">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D9275E" w14:paraId="3FEC0970" w14:textId="77777777">
        <w:trPr>
          <w:trHeight w:val="465"/>
        </w:trPr>
        <w:tc>
          <w:tcPr>
            <w:tcW w:w="3370" w:type="dxa"/>
          </w:tcPr>
          <w:p w14:paraId="162A00DF" w14:textId="77777777" w:rsidR="00D9275E" w:rsidRDefault="00F47135">
            <w:pPr>
              <w:pStyle w:val="TableParagraph"/>
              <w:spacing w:before="1"/>
              <w:rPr>
                <w:b/>
                <w:sz w:val="20"/>
              </w:rPr>
            </w:pPr>
            <w:r>
              <w:rPr>
                <w:b/>
                <w:sz w:val="20"/>
                <w:u w:val="single"/>
              </w:rPr>
              <w:t>Level 1</w:t>
            </w:r>
          </w:p>
          <w:p w14:paraId="6470369D" w14:textId="77777777" w:rsidR="00D9275E" w:rsidRDefault="00F47135">
            <w:pPr>
              <w:pStyle w:val="TableParagraph"/>
              <w:spacing w:before="1" w:line="199" w:lineRule="exact"/>
              <w:rPr>
                <w:b/>
                <w:sz w:val="18"/>
              </w:rPr>
            </w:pPr>
            <w:r>
              <w:rPr>
                <w:b/>
                <w:sz w:val="18"/>
              </w:rPr>
              <w:t>Eliminate the hazard</w:t>
            </w:r>
          </w:p>
        </w:tc>
      </w:tr>
      <w:tr w:rsidR="00D9275E" w14:paraId="3622229A" w14:textId="77777777">
        <w:trPr>
          <w:trHeight w:val="681"/>
        </w:trPr>
        <w:tc>
          <w:tcPr>
            <w:tcW w:w="3370" w:type="dxa"/>
          </w:tcPr>
          <w:p w14:paraId="5D32F6CF" w14:textId="77777777" w:rsidR="00D9275E" w:rsidRDefault="00F47135">
            <w:pPr>
              <w:pStyle w:val="TableParagraph"/>
              <w:spacing w:before="1" w:line="242" w:lineRule="exact"/>
              <w:rPr>
                <w:b/>
                <w:sz w:val="20"/>
              </w:rPr>
            </w:pPr>
            <w:r>
              <w:rPr>
                <w:b/>
                <w:sz w:val="20"/>
                <w:u w:val="single"/>
              </w:rPr>
              <w:t>Level 2</w:t>
            </w:r>
          </w:p>
          <w:p w14:paraId="07335D56" w14:textId="77777777" w:rsidR="00D9275E" w:rsidRDefault="00F47135">
            <w:pPr>
              <w:pStyle w:val="TableParagraph"/>
              <w:spacing w:line="218" w:lineRule="exact"/>
              <w:rPr>
                <w:b/>
                <w:sz w:val="18"/>
              </w:rPr>
            </w:pPr>
            <w:r>
              <w:rPr>
                <w:b/>
                <w:sz w:val="18"/>
              </w:rPr>
              <w:t>Substitute the hazard with something</w:t>
            </w:r>
          </w:p>
          <w:p w14:paraId="58906290" w14:textId="77777777" w:rsidR="00D9275E" w:rsidRDefault="00F47135">
            <w:pPr>
              <w:pStyle w:val="TableParagraph"/>
              <w:spacing w:before="1" w:line="199" w:lineRule="exact"/>
              <w:rPr>
                <w:b/>
                <w:sz w:val="18"/>
              </w:rPr>
            </w:pPr>
            <w:r>
              <w:rPr>
                <w:b/>
                <w:sz w:val="18"/>
              </w:rPr>
              <w:t>safer.</w:t>
            </w:r>
          </w:p>
        </w:tc>
      </w:tr>
      <w:tr w:rsidR="00D9275E" w14:paraId="678DA0CB" w14:textId="77777777">
        <w:trPr>
          <w:trHeight w:val="901"/>
        </w:trPr>
        <w:tc>
          <w:tcPr>
            <w:tcW w:w="3370" w:type="dxa"/>
          </w:tcPr>
          <w:p w14:paraId="56964430" w14:textId="77777777" w:rsidR="00D9275E" w:rsidRDefault="00F47135">
            <w:pPr>
              <w:pStyle w:val="TableParagraph"/>
              <w:spacing w:before="1"/>
              <w:rPr>
                <w:b/>
                <w:sz w:val="20"/>
              </w:rPr>
            </w:pPr>
            <w:r>
              <w:rPr>
                <w:b/>
                <w:sz w:val="20"/>
                <w:u w:val="single"/>
              </w:rPr>
              <w:t>Level 3</w:t>
            </w:r>
          </w:p>
          <w:p w14:paraId="5DC2C1E6" w14:textId="77777777" w:rsidR="00D9275E" w:rsidRDefault="00F47135">
            <w:pPr>
              <w:pStyle w:val="TableParagraph"/>
              <w:spacing w:before="1"/>
              <w:ind w:right="445"/>
              <w:rPr>
                <w:b/>
                <w:sz w:val="18"/>
              </w:rPr>
            </w:pPr>
            <w:r>
              <w:rPr>
                <w:b/>
                <w:sz w:val="18"/>
              </w:rPr>
              <w:t>Isolate the hazard from people. Reduce the risks through engineering</w:t>
            </w:r>
          </w:p>
          <w:p w14:paraId="139573F1" w14:textId="77777777" w:rsidR="00D9275E" w:rsidRDefault="00F47135">
            <w:pPr>
              <w:pStyle w:val="TableParagraph"/>
              <w:spacing w:line="197" w:lineRule="exact"/>
              <w:rPr>
                <w:b/>
                <w:sz w:val="18"/>
              </w:rPr>
            </w:pPr>
            <w:r>
              <w:rPr>
                <w:b/>
                <w:sz w:val="18"/>
              </w:rPr>
              <w:t>controls.</w:t>
            </w:r>
          </w:p>
        </w:tc>
      </w:tr>
      <w:tr w:rsidR="00D9275E" w14:paraId="56FAAB96" w14:textId="77777777">
        <w:trPr>
          <w:trHeight w:val="685"/>
        </w:trPr>
        <w:tc>
          <w:tcPr>
            <w:tcW w:w="3370" w:type="dxa"/>
          </w:tcPr>
          <w:p w14:paraId="3F5E6716" w14:textId="77777777" w:rsidR="00D9275E" w:rsidRDefault="00F47135">
            <w:pPr>
              <w:pStyle w:val="TableParagraph"/>
              <w:spacing w:before="1"/>
              <w:rPr>
                <w:b/>
                <w:sz w:val="20"/>
              </w:rPr>
            </w:pPr>
            <w:r>
              <w:rPr>
                <w:b/>
                <w:sz w:val="20"/>
                <w:u w:val="single"/>
              </w:rPr>
              <w:t>Level 4</w:t>
            </w:r>
          </w:p>
          <w:p w14:paraId="23A57A94" w14:textId="77777777" w:rsidR="00D9275E" w:rsidRDefault="00F47135">
            <w:pPr>
              <w:pStyle w:val="TableParagraph"/>
              <w:spacing w:before="1"/>
              <w:rPr>
                <w:b/>
                <w:sz w:val="18"/>
              </w:rPr>
            </w:pPr>
            <w:r>
              <w:rPr>
                <w:b/>
                <w:sz w:val="18"/>
              </w:rPr>
              <w:t>Reduce exposure to the hazard using</w:t>
            </w:r>
          </w:p>
          <w:p w14:paraId="1E5C5377" w14:textId="77777777" w:rsidR="00D9275E" w:rsidRDefault="00F47135">
            <w:pPr>
              <w:pStyle w:val="TableParagraph"/>
              <w:spacing w:before="1" w:line="199" w:lineRule="exact"/>
              <w:rPr>
                <w:b/>
                <w:sz w:val="18"/>
              </w:rPr>
            </w:pPr>
            <w:r>
              <w:rPr>
                <w:b/>
                <w:sz w:val="18"/>
              </w:rPr>
              <w:t>administrative actions.</w:t>
            </w:r>
          </w:p>
        </w:tc>
      </w:tr>
      <w:tr w:rsidR="00D9275E" w14:paraId="7B21D6FB" w14:textId="77777777">
        <w:trPr>
          <w:trHeight w:val="465"/>
        </w:trPr>
        <w:tc>
          <w:tcPr>
            <w:tcW w:w="3370" w:type="dxa"/>
          </w:tcPr>
          <w:p w14:paraId="69956B89" w14:textId="77777777" w:rsidR="00D9275E" w:rsidRDefault="00F47135">
            <w:pPr>
              <w:pStyle w:val="TableParagraph"/>
              <w:spacing w:before="1"/>
              <w:rPr>
                <w:b/>
                <w:sz w:val="20"/>
              </w:rPr>
            </w:pPr>
            <w:r>
              <w:rPr>
                <w:b/>
                <w:sz w:val="20"/>
                <w:u w:val="single"/>
              </w:rPr>
              <w:t>Level 5</w:t>
            </w:r>
          </w:p>
          <w:p w14:paraId="244B6301" w14:textId="77777777" w:rsidR="00D9275E" w:rsidRDefault="00F47135">
            <w:pPr>
              <w:pStyle w:val="TableParagraph"/>
              <w:spacing w:before="1" w:line="199" w:lineRule="exact"/>
              <w:rPr>
                <w:b/>
                <w:sz w:val="18"/>
              </w:rPr>
            </w:pPr>
            <w:r>
              <w:rPr>
                <w:b/>
                <w:sz w:val="18"/>
              </w:rPr>
              <w:t>Use personal protective equipment</w:t>
            </w:r>
          </w:p>
        </w:tc>
      </w:tr>
      <w:tr w:rsidR="00D9275E" w14:paraId="6CA4F86C" w14:textId="77777777">
        <w:trPr>
          <w:trHeight w:val="657"/>
        </w:trPr>
        <w:tc>
          <w:tcPr>
            <w:tcW w:w="3370" w:type="dxa"/>
          </w:tcPr>
          <w:p w14:paraId="5C414F2C" w14:textId="77777777" w:rsidR="00D9275E" w:rsidRDefault="00F47135">
            <w:pPr>
              <w:pStyle w:val="TableParagraph"/>
              <w:spacing w:line="216" w:lineRule="exact"/>
              <w:rPr>
                <w:b/>
                <w:sz w:val="18"/>
              </w:rPr>
            </w:pPr>
            <w:r>
              <w:rPr>
                <w:b/>
                <w:sz w:val="18"/>
              </w:rPr>
              <w:t>The control measures that you put</w:t>
            </w:r>
          </w:p>
          <w:p w14:paraId="50872BB7" w14:textId="77777777" w:rsidR="00D9275E" w:rsidRDefault="00F47135">
            <w:pPr>
              <w:pStyle w:val="TableParagraph"/>
              <w:spacing w:before="1" w:line="220" w:lineRule="atLeast"/>
              <w:ind w:right="241"/>
              <w:rPr>
                <w:b/>
                <w:sz w:val="18"/>
              </w:rPr>
            </w:pPr>
            <w:r>
              <w:rPr>
                <w:b/>
                <w:sz w:val="18"/>
              </w:rPr>
              <w:t>in place should be reviewed regularly to make sure they work as planned</w:t>
            </w:r>
          </w:p>
        </w:tc>
      </w:tr>
    </w:tbl>
    <w:p w14:paraId="316C9F53" w14:textId="77777777" w:rsidR="00D9275E" w:rsidRDefault="00D9275E">
      <w:pPr>
        <w:spacing w:line="220" w:lineRule="atLeast"/>
        <w:rPr>
          <w:sz w:val="18"/>
        </w:rPr>
      </w:pPr>
    </w:p>
    <w:p w14:paraId="0FDB4B7C" w14:textId="386C6507" w:rsidR="0049727C" w:rsidRPr="0049727C" w:rsidRDefault="0049727C" w:rsidP="0049727C">
      <w:pPr>
        <w:rPr>
          <w:sz w:val="18"/>
        </w:rPr>
        <w:sectPr w:rsidR="0049727C" w:rsidRPr="0049727C">
          <w:type w:val="continuous"/>
          <w:pgSz w:w="16840" w:h="11910" w:orient="landscape"/>
          <w:pgMar w:top="1720" w:right="920" w:bottom="880" w:left="900" w:header="720" w:footer="720" w:gutter="0"/>
          <w:cols w:space="720"/>
        </w:sectPr>
      </w:pPr>
    </w:p>
    <w:p w14:paraId="6AEB9E73" w14:textId="77777777" w:rsidR="00D9275E" w:rsidRDefault="00F47135">
      <w:pPr>
        <w:pStyle w:val="Heading1"/>
        <w:spacing w:before="28"/>
        <w:ind w:left="232"/>
      </w:pPr>
      <w:r>
        <w:lastRenderedPageBreak/>
        <w:t>ACTIVITY ANALYSIS</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2268"/>
        <w:gridCol w:w="807"/>
        <w:gridCol w:w="7131"/>
        <w:gridCol w:w="1560"/>
        <w:gridCol w:w="808"/>
      </w:tblGrid>
      <w:tr w:rsidR="00D9275E" w14:paraId="46722F3D" w14:textId="77777777" w:rsidTr="0088736A">
        <w:trPr>
          <w:trHeight w:val="489"/>
        </w:trPr>
        <w:tc>
          <w:tcPr>
            <w:tcW w:w="2026" w:type="dxa"/>
            <w:shd w:val="clear" w:color="auto" w:fill="F3F3F3"/>
          </w:tcPr>
          <w:p w14:paraId="6C2A89C7" w14:textId="77777777" w:rsidR="00D9275E" w:rsidRDefault="00F47135" w:rsidP="0088736A">
            <w:pPr>
              <w:pStyle w:val="TableParagraph"/>
              <w:spacing w:before="1"/>
              <w:rPr>
                <w:b/>
                <w:sz w:val="20"/>
              </w:rPr>
            </w:pPr>
            <w:r>
              <w:rPr>
                <w:b/>
                <w:sz w:val="20"/>
              </w:rPr>
              <w:t>Steps in Activity</w:t>
            </w:r>
          </w:p>
        </w:tc>
        <w:tc>
          <w:tcPr>
            <w:tcW w:w="2268" w:type="dxa"/>
            <w:shd w:val="clear" w:color="auto" w:fill="F3F3F3"/>
          </w:tcPr>
          <w:p w14:paraId="36F475A1" w14:textId="77777777" w:rsidR="00D9275E" w:rsidRDefault="00F47135" w:rsidP="0088736A">
            <w:pPr>
              <w:pStyle w:val="TableParagraph"/>
              <w:spacing w:before="1"/>
              <w:rPr>
                <w:b/>
                <w:sz w:val="20"/>
              </w:rPr>
            </w:pPr>
            <w:r>
              <w:rPr>
                <w:b/>
                <w:sz w:val="20"/>
              </w:rPr>
              <w:t>Potential Hazards</w:t>
            </w:r>
          </w:p>
        </w:tc>
        <w:tc>
          <w:tcPr>
            <w:tcW w:w="807" w:type="dxa"/>
            <w:shd w:val="clear" w:color="auto" w:fill="F3F3F3"/>
          </w:tcPr>
          <w:p w14:paraId="5B516F56" w14:textId="77777777" w:rsidR="00D9275E" w:rsidRDefault="00F47135" w:rsidP="0088736A">
            <w:pPr>
              <w:pStyle w:val="TableParagraph"/>
              <w:spacing w:before="1" w:line="240" w:lineRule="atLeast"/>
              <w:ind w:left="106" w:right="155"/>
              <w:rPr>
                <w:b/>
                <w:sz w:val="20"/>
              </w:rPr>
            </w:pPr>
            <w:r>
              <w:rPr>
                <w:b/>
                <w:sz w:val="20"/>
              </w:rPr>
              <w:t>Risk Class</w:t>
            </w:r>
          </w:p>
        </w:tc>
        <w:tc>
          <w:tcPr>
            <w:tcW w:w="7131" w:type="dxa"/>
            <w:shd w:val="clear" w:color="auto" w:fill="F3F3F3"/>
          </w:tcPr>
          <w:p w14:paraId="5E292BE1" w14:textId="77777777" w:rsidR="00D9275E" w:rsidRDefault="00F47135" w:rsidP="0088736A">
            <w:pPr>
              <w:pStyle w:val="TableParagraph"/>
              <w:spacing w:before="1"/>
              <w:ind w:left="111"/>
              <w:rPr>
                <w:b/>
                <w:sz w:val="20"/>
              </w:rPr>
            </w:pPr>
            <w:r>
              <w:rPr>
                <w:b/>
                <w:sz w:val="20"/>
              </w:rPr>
              <w:t>Risk Control Measure</w:t>
            </w:r>
          </w:p>
        </w:tc>
        <w:tc>
          <w:tcPr>
            <w:tcW w:w="1560" w:type="dxa"/>
            <w:shd w:val="clear" w:color="auto" w:fill="F3F3F3"/>
          </w:tcPr>
          <w:p w14:paraId="6C853752" w14:textId="77777777" w:rsidR="00D9275E" w:rsidRDefault="00F47135" w:rsidP="0088736A">
            <w:pPr>
              <w:pStyle w:val="TableParagraph"/>
              <w:spacing w:before="1" w:line="240" w:lineRule="atLeast"/>
              <w:ind w:left="111" w:right="278"/>
              <w:rPr>
                <w:b/>
                <w:sz w:val="20"/>
              </w:rPr>
            </w:pPr>
            <w:r>
              <w:rPr>
                <w:b/>
                <w:sz w:val="20"/>
              </w:rPr>
              <w:t>Responsible Person/s</w:t>
            </w:r>
          </w:p>
        </w:tc>
        <w:tc>
          <w:tcPr>
            <w:tcW w:w="808" w:type="dxa"/>
            <w:shd w:val="clear" w:color="auto" w:fill="F3F3F3"/>
          </w:tcPr>
          <w:p w14:paraId="4DA823CC" w14:textId="6CDD7CB6" w:rsidR="00D9275E" w:rsidRPr="00085ADC" w:rsidRDefault="00085ADC" w:rsidP="00085ADC">
            <w:pPr>
              <w:pStyle w:val="TableParagraph"/>
              <w:spacing w:before="1" w:line="240" w:lineRule="atLeast"/>
              <w:ind w:left="0" w:right="175"/>
              <w:jc w:val="center"/>
              <w:rPr>
                <w:b/>
                <w:sz w:val="16"/>
                <w:szCs w:val="16"/>
              </w:rPr>
            </w:pPr>
            <w:r w:rsidRPr="00085ADC">
              <w:rPr>
                <w:b/>
                <w:sz w:val="16"/>
                <w:szCs w:val="16"/>
              </w:rPr>
              <w:t>Residual</w:t>
            </w:r>
            <w:r w:rsidR="00F545EA" w:rsidRPr="00085ADC">
              <w:rPr>
                <w:b/>
                <w:sz w:val="16"/>
                <w:szCs w:val="16"/>
              </w:rPr>
              <w:t xml:space="preserve"> Risk</w:t>
            </w:r>
          </w:p>
        </w:tc>
      </w:tr>
      <w:tr w:rsidR="00132314" w14:paraId="64ED2F44" w14:textId="77777777" w:rsidTr="0088736A">
        <w:trPr>
          <w:trHeight w:val="978"/>
        </w:trPr>
        <w:tc>
          <w:tcPr>
            <w:tcW w:w="2026" w:type="dxa"/>
          </w:tcPr>
          <w:p w14:paraId="726BD459" w14:textId="77777777" w:rsidR="00132314" w:rsidRPr="00132314" w:rsidRDefault="00132314" w:rsidP="0088736A">
            <w:pPr>
              <w:ind w:left="107" w:right="470"/>
              <w:rPr>
                <w:sz w:val="20"/>
              </w:rPr>
            </w:pPr>
            <w:r w:rsidRPr="00132314">
              <w:rPr>
                <w:b/>
                <w:bCs/>
                <w:sz w:val="20"/>
              </w:rPr>
              <w:t>1.0</w:t>
            </w:r>
            <w:r w:rsidRPr="00132314">
              <w:rPr>
                <w:sz w:val="20"/>
              </w:rPr>
              <w:t xml:space="preserve"> General Safety Requirements</w:t>
            </w:r>
          </w:p>
          <w:p w14:paraId="0DED70DE" w14:textId="77777777" w:rsidR="00132314" w:rsidRDefault="00132314" w:rsidP="0088736A">
            <w:pPr>
              <w:pStyle w:val="TableParagraph"/>
              <w:spacing w:before="1"/>
              <w:ind w:right="436"/>
              <w:rPr>
                <w:b/>
                <w:sz w:val="20"/>
              </w:rPr>
            </w:pPr>
          </w:p>
        </w:tc>
        <w:tc>
          <w:tcPr>
            <w:tcW w:w="2268" w:type="dxa"/>
          </w:tcPr>
          <w:p w14:paraId="690FA068" w14:textId="213F16F3" w:rsidR="00132314" w:rsidRDefault="00132314" w:rsidP="0088736A">
            <w:pPr>
              <w:pStyle w:val="TableParagraph"/>
              <w:spacing w:before="1"/>
              <w:rPr>
                <w:sz w:val="20"/>
              </w:rPr>
            </w:pPr>
            <w:r>
              <w:rPr>
                <w:sz w:val="20"/>
              </w:rPr>
              <w:t xml:space="preserve">Personal injury to </w:t>
            </w:r>
            <w:r w:rsidR="00443AE7">
              <w:rPr>
                <w:sz w:val="20"/>
              </w:rPr>
              <w:t>TC</w:t>
            </w:r>
            <w:r>
              <w:rPr>
                <w:sz w:val="20"/>
              </w:rPr>
              <w:t xml:space="preserve"> and other workers.</w:t>
            </w:r>
          </w:p>
        </w:tc>
        <w:tc>
          <w:tcPr>
            <w:tcW w:w="807" w:type="dxa"/>
          </w:tcPr>
          <w:p w14:paraId="1789929F" w14:textId="6AB13575" w:rsidR="00132314" w:rsidRDefault="00132314" w:rsidP="0088736A">
            <w:pPr>
              <w:pStyle w:val="TableParagraph"/>
              <w:spacing w:before="1"/>
              <w:ind w:left="13"/>
              <w:jc w:val="center"/>
              <w:rPr>
                <w:b/>
                <w:sz w:val="20"/>
              </w:rPr>
            </w:pPr>
            <w:r>
              <w:rPr>
                <w:b/>
                <w:sz w:val="20"/>
              </w:rPr>
              <w:t>1</w:t>
            </w:r>
          </w:p>
        </w:tc>
        <w:tc>
          <w:tcPr>
            <w:tcW w:w="7131" w:type="dxa"/>
          </w:tcPr>
          <w:p w14:paraId="6E7268B8" w14:textId="2915DF77" w:rsidR="00132314" w:rsidRDefault="00132314">
            <w:pPr>
              <w:pStyle w:val="TableParagraph"/>
              <w:numPr>
                <w:ilvl w:val="0"/>
                <w:numId w:val="14"/>
              </w:numPr>
              <w:tabs>
                <w:tab w:val="left" w:pos="471"/>
                <w:tab w:val="left" w:pos="472"/>
              </w:tabs>
              <w:spacing w:before="1"/>
              <w:rPr>
                <w:sz w:val="20"/>
              </w:rPr>
            </w:pPr>
            <w:r w:rsidRPr="00132314">
              <w:rPr>
                <w:sz w:val="20"/>
              </w:rPr>
              <w:t xml:space="preserve">All workers on site need a current </w:t>
            </w:r>
            <w:r w:rsidR="00A61134">
              <w:rPr>
                <w:sz w:val="20"/>
              </w:rPr>
              <w:t xml:space="preserve">Customer Induction </w:t>
            </w:r>
            <w:r w:rsidRPr="00132314">
              <w:rPr>
                <w:sz w:val="20"/>
              </w:rPr>
              <w:t>and a Const. Industry White Card (or equivalent)</w:t>
            </w:r>
            <w:r w:rsidR="007E2867">
              <w:rPr>
                <w:sz w:val="20"/>
              </w:rPr>
              <w:t xml:space="preserve"> and a </w:t>
            </w:r>
            <w:r w:rsidR="007B5DF8">
              <w:rPr>
                <w:sz w:val="20"/>
              </w:rPr>
              <w:t>Customer</w:t>
            </w:r>
            <w:r w:rsidR="007E2867">
              <w:rPr>
                <w:sz w:val="20"/>
              </w:rPr>
              <w:t xml:space="preserve"> Induction Card</w:t>
            </w:r>
          </w:p>
          <w:p w14:paraId="305DCFBD" w14:textId="739FAE20" w:rsidR="004E7311" w:rsidRPr="00DF73D9" w:rsidRDefault="004E7311">
            <w:pPr>
              <w:pStyle w:val="TableParagraph"/>
              <w:numPr>
                <w:ilvl w:val="0"/>
                <w:numId w:val="14"/>
              </w:numPr>
              <w:tabs>
                <w:tab w:val="left" w:pos="471"/>
                <w:tab w:val="left" w:pos="472"/>
              </w:tabs>
              <w:spacing w:before="1"/>
              <w:rPr>
                <w:sz w:val="20"/>
              </w:rPr>
            </w:pPr>
            <w:r w:rsidRPr="004E7311">
              <w:rPr>
                <w:sz w:val="20"/>
              </w:rPr>
              <w:t>Personnel undertaking traffic management activities in the road reserve must have satisfactorily</w:t>
            </w:r>
            <w:r>
              <w:rPr>
                <w:sz w:val="20"/>
              </w:rPr>
              <w:t xml:space="preserve"> </w:t>
            </w:r>
            <w:r w:rsidRPr="004E7311">
              <w:rPr>
                <w:sz w:val="20"/>
              </w:rPr>
              <w:t>completed the Australian Qualifications Framework Resources and Infrastructure Industry training</w:t>
            </w:r>
            <w:r w:rsidR="00DF73D9">
              <w:rPr>
                <w:sz w:val="20"/>
              </w:rPr>
              <w:t xml:space="preserve"> </w:t>
            </w:r>
            <w:r w:rsidRPr="00DF73D9">
              <w:rPr>
                <w:sz w:val="20"/>
              </w:rPr>
              <w:t>package unit RIIWHS302E - Implement traffic management plans or equivalent.</w:t>
            </w:r>
          </w:p>
          <w:p w14:paraId="3E884C2B" w14:textId="54B2FD5E" w:rsidR="004E7311" w:rsidRPr="004E7311" w:rsidRDefault="004E7311" w:rsidP="0088736A">
            <w:pPr>
              <w:pStyle w:val="TableParagraph"/>
              <w:tabs>
                <w:tab w:val="left" w:pos="471"/>
                <w:tab w:val="left" w:pos="472"/>
              </w:tabs>
              <w:spacing w:before="1"/>
              <w:ind w:left="471"/>
              <w:rPr>
                <w:sz w:val="20"/>
              </w:rPr>
            </w:pPr>
            <w:r w:rsidRPr="004E7311">
              <w:rPr>
                <w:sz w:val="20"/>
              </w:rPr>
              <w:t xml:space="preserve">In addition to the above qualification, where manual traffic control is required, it shall be </w:t>
            </w:r>
            <w:r w:rsidR="003940E3" w:rsidRPr="004E7311">
              <w:rPr>
                <w:sz w:val="20"/>
              </w:rPr>
              <w:t>performed by</w:t>
            </w:r>
            <w:r w:rsidRPr="004E7311">
              <w:rPr>
                <w:sz w:val="20"/>
              </w:rPr>
              <w:t xml:space="preserve"> those who have also satisfactorily completed the Australian Qualifications Framework Resources and</w:t>
            </w:r>
          </w:p>
          <w:p w14:paraId="5B3BF267" w14:textId="0DDEE909" w:rsidR="004E7311" w:rsidRDefault="004E7311" w:rsidP="0088736A">
            <w:pPr>
              <w:pStyle w:val="TableParagraph"/>
              <w:tabs>
                <w:tab w:val="left" w:pos="471"/>
                <w:tab w:val="left" w:pos="472"/>
              </w:tabs>
              <w:spacing w:before="1"/>
              <w:ind w:left="471"/>
              <w:rPr>
                <w:sz w:val="20"/>
              </w:rPr>
            </w:pPr>
            <w:r w:rsidRPr="004E7311">
              <w:rPr>
                <w:sz w:val="20"/>
              </w:rPr>
              <w:t>Infrastructure Industry training package unit RIIWHS205E - Control traffic with stop-slow bat or equivalent.</w:t>
            </w:r>
          </w:p>
          <w:p w14:paraId="651BE706" w14:textId="7B1A46BA" w:rsidR="0028355C" w:rsidRDefault="0028355C" w:rsidP="0088736A">
            <w:pPr>
              <w:pStyle w:val="TableParagraph"/>
              <w:tabs>
                <w:tab w:val="left" w:pos="471"/>
                <w:tab w:val="left" w:pos="472"/>
              </w:tabs>
              <w:spacing w:before="1"/>
              <w:ind w:left="471"/>
              <w:rPr>
                <w:sz w:val="20"/>
              </w:rPr>
            </w:pPr>
            <w:r>
              <w:rPr>
                <w:sz w:val="20"/>
              </w:rPr>
              <w:t xml:space="preserve">All </w:t>
            </w:r>
            <w:r w:rsidR="00443AE7" w:rsidRPr="00443AE7">
              <w:rPr>
                <w:b/>
                <w:bCs/>
                <w:sz w:val="20"/>
              </w:rPr>
              <w:t>Traffic Controller’s</w:t>
            </w:r>
            <w:r w:rsidRPr="00443AE7">
              <w:rPr>
                <w:b/>
                <w:bCs/>
                <w:sz w:val="20"/>
              </w:rPr>
              <w:t xml:space="preserve"> </w:t>
            </w:r>
            <w:r w:rsidR="00443AE7" w:rsidRPr="00443AE7">
              <w:rPr>
                <w:b/>
                <w:bCs/>
                <w:sz w:val="20"/>
              </w:rPr>
              <w:t>(TC</w:t>
            </w:r>
            <w:r w:rsidR="00DF73D9">
              <w:rPr>
                <w:b/>
                <w:bCs/>
                <w:sz w:val="20"/>
              </w:rPr>
              <w:t>’s</w:t>
            </w:r>
            <w:r w:rsidR="00443AE7" w:rsidRPr="00443AE7">
              <w:rPr>
                <w:b/>
                <w:bCs/>
                <w:sz w:val="20"/>
              </w:rPr>
              <w:t>)</w:t>
            </w:r>
            <w:r w:rsidR="00443AE7">
              <w:rPr>
                <w:sz w:val="20"/>
              </w:rPr>
              <w:t xml:space="preserve"> </w:t>
            </w:r>
            <w:r>
              <w:rPr>
                <w:sz w:val="20"/>
              </w:rPr>
              <w:t>to be accredited in accordance with</w:t>
            </w:r>
            <w:r>
              <w:t xml:space="preserve"> </w:t>
            </w:r>
            <w:r w:rsidR="00651CCC" w:rsidRPr="00651CCC">
              <w:rPr>
                <w:sz w:val="20"/>
              </w:rPr>
              <w:t>Austroads Guide to Temporary Traffic Management on Temporary Traffic Management Category 2 environments</w:t>
            </w:r>
            <w:r w:rsidR="0030135E">
              <w:rPr>
                <w:sz w:val="20"/>
              </w:rPr>
              <w:t xml:space="preserve"> </w:t>
            </w:r>
            <w:r>
              <w:rPr>
                <w:sz w:val="20"/>
              </w:rPr>
              <w:t xml:space="preserve">notwithstanding the requirements of </w:t>
            </w:r>
            <w:r w:rsidRPr="00647B09">
              <w:rPr>
                <w:sz w:val="20"/>
              </w:rPr>
              <w:t>AGTTM and AS1742.3</w:t>
            </w:r>
          </w:p>
          <w:p w14:paraId="752D2BA5" w14:textId="42F2B5CF" w:rsidR="00BC4793" w:rsidRDefault="0067500E">
            <w:pPr>
              <w:pStyle w:val="TableParagraph"/>
              <w:numPr>
                <w:ilvl w:val="0"/>
                <w:numId w:val="14"/>
              </w:numPr>
              <w:tabs>
                <w:tab w:val="left" w:pos="471"/>
                <w:tab w:val="left" w:pos="472"/>
              </w:tabs>
              <w:spacing w:before="1"/>
              <w:rPr>
                <w:sz w:val="20"/>
              </w:rPr>
            </w:pPr>
            <w:r>
              <w:rPr>
                <w:sz w:val="20"/>
              </w:rPr>
              <w:t>The operator of the Truck Mounted Attenuator (TMA) shall hold a current Medium Rigid Truck License or higher.</w:t>
            </w:r>
          </w:p>
          <w:p w14:paraId="14F26777" w14:textId="423E3618" w:rsidR="00E30C92" w:rsidRPr="00132314" w:rsidRDefault="00E30C92">
            <w:pPr>
              <w:pStyle w:val="TableParagraph"/>
              <w:numPr>
                <w:ilvl w:val="0"/>
                <w:numId w:val="14"/>
              </w:numPr>
              <w:tabs>
                <w:tab w:val="left" w:pos="471"/>
                <w:tab w:val="left" w:pos="472"/>
              </w:tabs>
              <w:spacing w:before="1"/>
              <w:rPr>
                <w:sz w:val="20"/>
              </w:rPr>
            </w:pPr>
            <w:r>
              <w:rPr>
                <w:sz w:val="20"/>
              </w:rPr>
              <w:t xml:space="preserve">The operator of the TMA shall have a VOC for the TMA </w:t>
            </w:r>
          </w:p>
          <w:p w14:paraId="36285906" w14:textId="00CC5E33" w:rsidR="00132314" w:rsidRPr="00132314" w:rsidRDefault="00132314">
            <w:pPr>
              <w:pStyle w:val="TableParagraph"/>
              <w:numPr>
                <w:ilvl w:val="0"/>
                <w:numId w:val="14"/>
              </w:numPr>
              <w:tabs>
                <w:tab w:val="left" w:pos="471"/>
                <w:tab w:val="left" w:pos="472"/>
              </w:tabs>
              <w:spacing w:before="1"/>
              <w:rPr>
                <w:sz w:val="20"/>
              </w:rPr>
            </w:pPr>
            <w:r w:rsidRPr="00132314">
              <w:rPr>
                <w:sz w:val="20"/>
              </w:rPr>
              <w:t xml:space="preserve">Compliance with these SWMS may be monitored via audit regimes throughout the duration of the project by Paneltec’s Compliance Manager or </w:t>
            </w:r>
            <w:r w:rsidR="00A61134">
              <w:rPr>
                <w:sz w:val="20"/>
              </w:rPr>
              <w:t>Customer</w:t>
            </w:r>
            <w:r w:rsidRPr="00132314">
              <w:rPr>
                <w:sz w:val="20"/>
              </w:rPr>
              <w:t xml:space="preserve"> Representative(s)</w:t>
            </w:r>
          </w:p>
          <w:p w14:paraId="3261A94D" w14:textId="34CCA3B6" w:rsidR="00132314" w:rsidRDefault="00CB3375">
            <w:pPr>
              <w:pStyle w:val="TableParagraph"/>
              <w:numPr>
                <w:ilvl w:val="0"/>
                <w:numId w:val="14"/>
              </w:numPr>
              <w:tabs>
                <w:tab w:val="left" w:pos="471"/>
                <w:tab w:val="left" w:pos="472"/>
              </w:tabs>
              <w:spacing w:before="1"/>
              <w:rPr>
                <w:sz w:val="20"/>
              </w:rPr>
            </w:pPr>
            <w:r>
              <w:rPr>
                <w:sz w:val="20"/>
              </w:rPr>
              <w:t xml:space="preserve">Prepare all </w:t>
            </w:r>
            <w:r w:rsidR="00443AE7">
              <w:rPr>
                <w:sz w:val="20"/>
              </w:rPr>
              <w:t>TC</w:t>
            </w:r>
            <w:r>
              <w:rPr>
                <w:sz w:val="20"/>
              </w:rPr>
              <w:t>s and the customer(s) for Tailgate Meeting, SWMS Review</w:t>
            </w:r>
            <w:r w:rsidR="007F731A">
              <w:rPr>
                <w:sz w:val="20"/>
              </w:rPr>
              <w:t>, Traffic Guidance Scheme</w:t>
            </w:r>
            <w:r w:rsidR="005F1027">
              <w:rPr>
                <w:sz w:val="20"/>
              </w:rPr>
              <w:t xml:space="preserve"> </w:t>
            </w:r>
            <w:r w:rsidR="005F1027" w:rsidRPr="005F1027">
              <w:rPr>
                <w:b/>
                <w:bCs/>
                <w:sz w:val="20"/>
              </w:rPr>
              <w:t>No:</w:t>
            </w:r>
            <w:r w:rsidR="00247B3D">
              <w:rPr>
                <w:b/>
                <w:bCs/>
                <w:sz w:val="20"/>
              </w:rPr>
              <w:t xml:space="preserve"> </w:t>
            </w:r>
            <w:r w:rsidR="00085ADC">
              <w:rPr>
                <w:b/>
                <w:bCs/>
                <w:sz w:val="20"/>
              </w:rPr>
              <w:t>114</w:t>
            </w:r>
            <w:r w:rsidR="007F731A">
              <w:rPr>
                <w:sz w:val="20"/>
              </w:rPr>
              <w:t xml:space="preserve"> &amp; Traffic Management Plan Review</w:t>
            </w:r>
            <w:r>
              <w:rPr>
                <w:sz w:val="20"/>
              </w:rPr>
              <w:t xml:space="preserve"> and </w:t>
            </w:r>
            <w:r w:rsidR="005F1027">
              <w:rPr>
                <w:sz w:val="20"/>
              </w:rPr>
              <w:t>Site-Specific</w:t>
            </w:r>
            <w:r w:rsidR="007F731A">
              <w:rPr>
                <w:sz w:val="20"/>
              </w:rPr>
              <w:t xml:space="preserve"> Risk Assessment (</w:t>
            </w:r>
            <w:r>
              <w:rPr>
                <w:sz w:val="20"/>
              </w:rPr>
              <w:t>SSRA</w:t>
            </w:r>
            <w:r w:rsidR="007F731A">
              <w:rPr>
                <w:sz w:val="20"/>
              </w:rPr>
              <w:t xml:space="preserve">) </w:t>
            </w:r>
            <w:r>
              <w:rPr>
                <w:sz w:val="20"/>
              </w:rPr>
              <w:t>completion on Lucidity.</w:t>
            </w:r>
          </w:p>
          <w:p w14:paraId="6720BA2F" w14:textId="5B835EC0" w:rsidR="0008344D" w:rsidRPr="0008344D" w:rsidRDefault="0008344D">
            <w:pPr>
              <w:pStyle w:val="ListParagraph"/>
              <w:numPr>
                <w:ilvl w:val="0"/>
                <w:numId w:val="14"/>
              </w:numPr>
              <w:rPr>
                <w:sz w:val="20"/>
              </w:rPr>
            </w:pPr>
            <w:r w:rsidRPr="0008344D">
              <w:rPr>
                <w:sz w:val="20"/>
              </w:rPr>
              <w:t>Decide on your radio channel, share it with the customer.</w:t>
            </w:r>
          </w:p>
          <w:p w14:paraId="13CA9343" w14:textId="5D127BF2" w:rsidR="007F731A" w:rsidRDefault="007F731A">
            <w:pPr>
              <w:pStyle w:val="TableParagraph"/>
              <w:numPr>
                <w:ilvl w:val="0"/>
                <w:numId w:val="14"/>
              </w:numPr>
              <w:tabs>
                <w:tab w:val="left" w:pos="471"/>
                <w:tab w:val="left" w:pos="472"/>
              </w:tabs>
              <w:spacing w:before="1"/>
              <w:rPr>
                <w:sz w:val="20"/>
              </w:rPr>
            </w:pPr>
            <w:r>
              <w:rPr>
                <w:sz w:val="20"/>
              </w:rPr>
              <w:t>Complete all sections</w:t>
            </w:r>
            <w:r w:rsidR="0028355C">
              <w:rPr>
                <w:sz w:val="20"/>
              </w:rPr>
              <w:t xml:space="preserve"> therein</w:t>
            </w:r>
            <w:r>
              <w:rPr>
                <w:sz w:val="20"/>
              </w:rPr>
              <w:t xml:space="preserve"> and sign all documents where required</w:t>
            </w:r>
            <w:r w:rsidR="009A502E">
              <w:rPr>
                <w:sz w:val="20"/>
              </w:rPr>
              <w:t>.</w:t>
            </w:r>
          </w:p>
        </w:tc>
        <w:tc>
          <w:tcPr>
            <w:tcW w:w="1560" w:type="dxa"/>
          </w:tcPr>
          <w:p w14:paraId="5598584B" w14:textId="77777777" w:rsidR="00132314" w:rsidRDefault="00022FE9" w:rsidP="0088736A">
            <w:pPr>
              <w:pStyle w:val="TableParagraph"/>
              <w:spacing w:before="1"/>
              <w:ind w:left="111"/>
              <w:jc w:val="center"/>
              <w:rPr>
                <w:sz w:val="20"/>
              </w:rPr>
            </w:pPr>
            <w:r>
              <w:rPr>
                <w:sz w:val="20"/>
              </w:rPr>
              <w:t>All</w:t>
            </w:r>
          </w:p>
          <w:p w14:paraId="5F140B07" w14:textId="77777777" w:rsidR="00022FE9" w:rsidRDefault="00022FE9" w:rsidP="0088736A">
            <w:pPr>
              <w:pStyle w:val="TableParagraph"/>
              <w:spacing w:before="1"/>
              <w:ind w:left="111"/>
              <w:jc w:val="center"/>
              <w:rPr>
                <w:sz w:val="20"/>
              </w:rPr>
            </w:pPr>
          </w:p>
          <w:p w14:paraId="5ED74894" w14:textId="77777777" w:rsidR="00914394" w:rsidRDefault="00914394" w:rsidP="0088736A">
            <w:pPr>
              <w:pStyle w:val="TableParagraph"/>
              <w:spacing w:before="1"/>
              <w:ind w:left="111"/>
              <w:jc w:val="center"/>
              <w:rPr>
                <w:sz w:val="20"/>
              </w:rPr>
            </w:pPr>
          </w:p>
          <w:p w14:paraId="4A0E53DC" w14:textId="77777777" w:rsidR="00914394" w:rsidRDefault="00914394" w:rsidP="0088736A">
            <w:pPr>
              <w:pStyle w:val="TableParagraph"/>
              <w:spacing w:before="1"/>
              <w:ind w:left="111"/>
              <w:jc w:val="center"/>
              <w:rPr>
                <w:sz w:val="20"/>
              </w:rPr>
            </w:pPr>
          </w:p>
          <w:p w14:paraId="6BEB3310" w14:textId="77777777" w:rsidR="00914394" w:rsidRDefault="00914394" w:rsidP="0088736A">
            <w:pPr>
              <w:pStyle w:val="TableParagraph"/>
              <w:spacing w:before="1"/>
              <w:ind w:left="111"/>
              <w:jc w:val="center"/>
              <w:rPr>
                <w:sz w:val="20"/>
              </w:rPr>
            </w:pPr>
          </w:p>
          <w:p w14:paraId="7B576B65" w14:textId="77777777" w:rsidR="00914394" w:rsidRDefault="00914394" w:rsidP="0088736A">
            <w:pPr>
              <w:pStyle w:val="TableParagraph"/>
              <w:spacing w:before="1"/>
              <w:ind w:left="111"/>
              <w:jc w:val="center"/>
              <w:rPr>
                <w:sz w:val="20"/>
              </w:rPr>
            </w:pPr>
          </w:p>
          <w:p w14:paraId="57C223C3" w14:textId="77777777" w:rsidR="00914394" w:rsidRDefault="00914394" w:rsidP="0088736A">
            <w:pPr>
              <w:pStyle w:val="TableParagraph"/>
              <w:spacing w:before="1"/>
              <w:ind w:left="111"/>
              <w:jc w:val="center"/>
              <w:rPr>
                <w:sz w:val="20"/>
              </w:rPr>
            </w:pPr>
          </w:p>
          <w:p w14:paraId="249A5588" w14:textId="77777777" w:rsidR="00914394" w:rsidRDefault="00914394" w:rsidP="0088736A">
            <w:pPr>
              <w:pStyle w:val="TableParagraph"/>
              <w:spacing w:before="1"/>
              <w:ind w:left="111"/>
              <w:jc w:val="center"/>
              <w:rPr>
                <w:sz w:val="20"/>
              </w:rPr>
            </w:pPr>
          </w:p>
          <w:p w14:paraId="48B63384" w14:textId="77777777" w:rsidR="009A502E" w:rsidRDefault="009A502E" w:rsidP="0088736A">
            <w:pPr>
              <w:pStyle w:val="TableParagraph"/>
              <w:spacing w:before="1"/>
              <w:ind w:left="111"/>
              <w:jc w:val="center"/>
              <w:rPr>
                <w:sz w:val="20"/>
              </w:rPr>
            </w:pPr>
            <w:r>
              <w:rPr>
                <w:sz w:val="20"/>
              </w:rPr>
              <w:t>Traffic</w:t>
            </w:r>
          </w:p>
          <w:p w14:paraId="455C9982" w14:textId="7AA5E103" w:rsidR="00022FE9" w:rsidRDefault="00022FE9" w:rsidP="0088736A">
            <w:pPr>
              <w:pStyle w:val="TableParagraph"/>
              <w:spacing w:before="1"/>
              <w:ind w:left="111"/>
              <w:jc w:val="center"/>
              <w:rPr>
                <w:sz w:val="20"/>
              </w:rPr>
            </w:pPr>
            <w:r>
              <w:rPr>
                <w:sz w:val="20"/>
              </w:rPr>
              <w:t>Manager</w:t>
            </w:r>
          </w:p>
          <w:p w14:paraId="3B23EAB6" w14:textId="77777777" w:rsidR="00022FE9" w:rsidRDefault="00022FE9" w:rsidP="0088736A">
            <w:pPr>
              <w:pStyle w:val="TableParagraph"/>
              <w:spacing w:before="1"/>
              <w:ind w:left="111"/>
              <w:jc w:val="center"/>
              <w:rPr>
                <w:sz w:val="20"/>
              </w:rPr>
            </w:pPr>
          </w:p>
          <w:p w14:paraId="4E3A13DB" w14:textId="77777777" w:rsidR="00022FE9" w:rsidRDefault="00022FE9" w:rsidP="0088736A">
            <w:pPr>
              <w:pStyle w:val="TableParagraph"/>
              <w:spacing w:before="1"/>
              <w:ind w:left="111"/>
              <w:jc w:val="center"/>
              <w:rPr>
                <w:sz w:val="20"/>
              </w:rPr>
            </w:pPr>
          </w:p>
          <w:p w14:paraId="3A142BF8" w14:textId="77777777" w:rsidR="00914394" w:rsidRDefault="00914394" w:rsidP="0088736A">
            <w:pPr>
              <w:pStyle w:val="TableParagraph"/>
              <w:spacing w:before="1"/>
              <w:ind w:left="111"/>
              <w:jc w:val="center"/>
              <w:rPr>
                <w:sz w:val="20"/>
              </w:rPr>
            </w:pPr>
          </w:p>
          <w:p w14:paraId="7B683C3C" w14:textId="77777777" w:rsidR="00914394" w:rsidRDefault="00914394" w:rsidP="0088736A">
            <w:pPr>
              <w:pStyle w:val="TableParagraph"/>
              <w:spacing w:before="1"/>
              <w:ind w:left="111"/>
              <w:jc w:val="center"/>
              <w:rPr>
                <w:sz w:val="20"/>
              </w:rPr>
            </w:pPr>
          </w:p>
          <w:p w14:paraId="5193C2BF" w14:textId="77777777" w:rsidR="00914394" w:rsidRDefault="00914394" w:rsidP="0088736A">
            <w:pPr>
              <w:pStyle w:val="TableParagraph"/>
              <w:spacing w:before="1"/>
              <w:ind w:left="111"/>
              <w:jc w:val="center"/>
              <w:rPr>
                <w:sz w:val="20"/>
              </w:rPr>
            </w:pPr>
          </w:p>
          <w:p w14:paraId="05FA3FF9" w14:textId="77777777" w:rsidR="00914394" w:rsidRDefault="00914394" w:rsidP="0088736A">
            <w:pPr>
              <w:pStyle w:val="TableParagraph"/>
              <w:spacing w:before="1"/>
              <w:ind w:left="111"/>
              <w:jc w:val="center"/>
              <w:rPr>
                <w:sz w:val="20"/>
              </w:rPr>
            </w:pPr>
          </w:p>
          <w:p w14:paraId="24D492DC" w14:textId="77777777" w:rsidR="00914394" w:rsidRDefault="00914394" w:rsidP="0088736A">
            <w:pPr>
              <w:pStyle w:val="TableParagraph"/>
              <w:spacing w:before="1"/>
              <w:ind w:left="0"/>
              <w:rPr>
                <w:sz w:val="20"/>
              </w:rPr>
            </w:pPr>
          </w:p>
          <w:p w14:paraId="0D639D99" w14:textId="77777777" w:rsidR="00914394" w:rsidRDefault="00914394" w:rsidP="0088736A">
            <w:pPr>
              <w:pStyle w:val="TableParagraph"/>
              <w:spacing w:before="1"/>
              <w:ind w:left="111"/>
              <w:jc w:val="center"/>
              <w:rPr>
                <w:sz w:val="20"/>
              </w:rPr>
            </w:pPr>
          </w:p>
          <w:p w14:paraId="71B7F177" w14:textId="77777777" w:rsidR="009A502E" w:rsidRPr="009A502E" w:rsidRDefault="009A502E" w:rsidP="009A502E">
            <w:pPr>
              <w:pStyle w:val="TableParagraph"/>
              <w:spacing w:before="1"/>
              <w:ind w:left="111"/>
              <w:jc w:val="center"/>
              <w:rPr>
                <w:sz w:val="20"/>
              </w:rPr>
            </w:pPr>
            <w:r w:rsidRPr="009A502E">
              <w:rPr>
                <w:sz w:val="20"/>
              </w:rPr>
              <w:t>Team Leader,</w:t>
            </w:r>
          </w:p>
          <w:p w14:paraId="38B763DB" w14:textId="77777777" w:rsidR="009A502E" w:rsidRPr="009A502E" w:rsidRDefault="009A502E" w:rsidP="009A502E">
            <w:pPr>
              <w:pStyle w:val="TableParagraph"/>
              <w:spacing w:before="1"/>
              <w:ind w:left="111"/>
              <w:jc w:val="center"/>
              <w:rPr>
                <w:sz w:val="20"/>
              </w:rPr>
            </w:pPr>
            <w:r w:rsidRPr="009A502E">
              <w:rPr>
                <w:sz w:val="20"/>
              </w:rPr>
              <w:t>TMA Operator</w:t>
            </w:r>
          </w:p>
          <w:p w14:paraId="6E7EABB0" w14:textId="77777777" w:rsidR="009A502E" w:rsidRPr="009A502E" w:rsidRDefault="009A502E" w:rsidP="009A502E">
            <w:pPr>
              <w:pStyle w:val="TableParagraph"/>
              <w:spacing w:before="1"/>
              <w:ind w:left="111"/>
              <w:jc w:val="center"/>
              <w:rPr>
                <w:sz w:val="20"/>
              </w:rPr>
            </w:pPr>
            <w:r w:rsidRPr="009A502E">
              <w:rPr>
                <w:sz w:val="20"/>
              </w:rPr>
              <w:t>&amp;</w:t>
            </w:r>
          </w:p>
          <w:p w14:paraId="5D803F57" w14:textId="0C8D64B2" w:rsidR="00914394" w:rsidRDefault="009A502E" w:rsidP="009A502E">
            <w:pPr>
              <w:pStyle w:val="TableParagraph"/>
              <w:spacing w:before="1"/>
              <w:ind w:left="111"/>
              <w:jc w:val="center"/>
              <w:rPr>
                <w:sz w:val="20"/>
              </w:rPr>
            </w:pPr>
            <w:r w:rsidRPr="009A502E">
              <w:rPr>
                <w:sz w:val="20"/>
              </w:rPr>
              <w:t>TCs</w:t>
            </w:r>
          </w:p>
        </w:tc>
        <w:tc>
          <w:tcPr>
            <w:tcW w:w="808" w:type="dxa"/>
          </w:tcPr>
          <w:p w14:paraId="1C0AC9D2" w14:textId="36304450" w:rsidR="00132314" w:rsidRDefault="00F545EA" w:rsidP="0088736A">
            <w:pPr>
              <w:pStyle w:val="TableParagraph"/>
              <w:spacing w:before="1"/>
              <w:ind w:left="9"/>
              <w:jc w:val="center"/>
              <w:rPr>
                <w:b/>
                <w:sz w:val="20"/>
              </w:rPr>
            </w:pPr>
            <w:r>
              <w:rPr>
                <w:b/>
                <w:sz w:val="20"/>
              </w:rPr>
              <w:t>2</w:t>
            </w:r>
          </w:p>
        </w:tc>
      </w:tr>
      <w:tr w:rsidR="00CB3375" w14:paraId="7AB40E5D" w14:textId="77777777" w:rsidTr="00085ADC">
        <w:trPr>
          <w:trHeight w:val="978"/>
        </w:trPr>
        <w:tc>
          <w:tcPr>
            <w:tcW w:w="2026" w:type="dxa"/>
            <w:tcBorders>
              <w:bottom w:val="single" w:sz="4" w:space="0" w:color="595959" w:themeColor="text1" w:themeTint="A6"/>
            </w:tcBorders>
          </w:tcPr>
          <w:p w14:paraId="74D64B88" w14:textId="77777777" w:rsidR="00063187" w:rsidRDefault="00063187" w:rsidP="0088736A">
            <w:pPr>
              <w:pStyle w:val="TableParagraph"/>
              <w:spacing w:before="1"/>
              <w:rPr>
                <w:b/>
                <w:bCs/>
                <w:sz w:val="20"/>
              </w:rPr>
            </w:pPr>
          </w:p>
          <w:p w14:paraId="07DEECC5" w14:textId="3BD1A5E6" w:rsidR="00552F77" w:rsidRDefault="00552F77" w:rsidP="0088736A">
            <w:pPr>
              <w:pStyle w:val="TableParagraph"/>
              <w:spacing w:before="1"/>
              <w:rPr>
                <w:sz w:val="20"/>
              </w:rPr>
            </w:pPr>
            <w:r w:rsidRPr="00552F77">
              <w:rPr>
                <w:b/>
                <w:bCs/>
                <w:sz w:val="20"/>
              </w:rPr>
              <w:t>1.1</w:t>
            </w:r>
            <w:r>
              <w:rPr>
                <w:sz w:val="20"/>
              </w:rPr>
              <w:t xml:space="preserve"> Pre-Start Operational Testing</w:t>
            </w:r>
          </w:p>
          <w:p w14:paraId="2C913A35" w14:textId="7A297DBD" w:rsidR="00CB3375" w:rsidRPr="00132314" w:rsidRDefault="00A61134" w:rsidP="0088736A">
            <w:pPr>
              <w:ind w:left="107" w:right="470"/>
              <w:rPr>
                <w:b/>
                <w:bCs/>
                <w:sz w:val="20"/>
              </w:rPr>
            </w:pPr>
            <w:r>
              <w:rPr>
                <w:b/>
                <w:bCs/>
                <w:sz w:val="20"/>
              </w:rPr>
              <w:t>TMA</w:t>
            </w:r>
            <w:r w:rsidR="00552F77" w:rsidRPr="00A17D96">
              <w:rPr>
                <w:b/>
                <w:bCs/>
                <w:sz w:val="20"/>
              </w:rPr>
              <w:t>’s</w:t>
            </w:r>
          </w:p>
        </w:tc>
        <w:tc>
          <w:tcPr>
            <w:tcW w:w="2268" w:type="dxa"/>
            <w:tcBorders>
              <w:bottom w:val="single" w:sz="4" w:space="0" w:color="595959" w:themeColor="text1" w:themeTint="A6"/>
            </w:tcBorders>
          </w:tcPr>
          <w:p w14:paraId="50FCB5D6" w14:textId="77777777" w:rsidR="00063187" w:rsidRDefault="00063187" w:rsidP="0088736A">
            <w:pPr>
              <w:pStyle w:val="TableParagraph"/>
              <w:spacing w:before="1"/>
              <w:rPr>
                <w:sz w:val="20"/>
              </w:rPr>
            </w:pPr>
          </w:p>
          <w:p w14:paraId="5A72D201" w14:textId="5C1C9E96" w:rsidR="00A17D96" w:rsidRPr="00A17D96" w:rsidRDefault="00552F77" w:rsidP="0088736A">
            <w:pPr>
              <w:pStyle w:val="TableParagraph"/>
              <w:spacing w:before="1"/>
              <w:rPr>
                <w:b/>
                <w:bCs/>
                <w:sz w:val="20"/>
              </w:rPr>
            </w:pPr>
            <w:r>
              <w:rPr>
                <w:sz w:val="20"/>
              </w:rPr>
              <w:t>Faulty Lights</w:t>
            </w:r>
            <w:r w:rsidR="00A61134">
              <w:rPr>
                <w:sz w:val="20"/>
              </w:rPr>
              <w:t xml:space="preserve"> or components</w:t>
            </w:r>
            <w:r>
              <w:rPr>
                <w:sz w:val="20"/>
              </w:rPr>
              <w:t xml:space="preserve"> causing work site vehicle accidents</w:t>
            </w:r>
          </w:p>
        </w:tc>
        <w:tc>
          <w:tcPr>
            <w:tcW w:w="807" w:type="dxa"/>
            <w:tcBorders>
              <w:bottom w:val="single" w:sz="4" w:space="0" w:color="595959" w:themeColor="text1" w:themeTint="A6"/>
            </w:tcBorders>
          </w:tcPr>
          <w:p w14:paraId="657740DA" w14:textId="77777777" w:rsidR="008E5502" w:rsidRDefault="008E5502" w:rsidP="0088736A">
            <w:pPr>
              <w:pStyle w:val="TableParagraph"/>
              <w:spacing w:before="1"/>
              <w:ind w:left="13"/>
              <w:jc w:val="center"/>
              <w:rPr>
                <w:b/>
                <w:sz w:val="20"/>
              </w:rPr>
            </w:pPr>
          </w:p>
          <w:p w14:paraId="01EF4689" w14:textId="313BFD75" w:rsidR="00CB3375" w:rsidRDefault="0028355C" w:rsidP="0088736A">
            <w:pPr>
              <w:pStyle w:val="TableParagraph"/>
              <w:spacing w:before="1"/>
              <w:ind w:left="13"/>
              <w:jc w:val="center"/>
              <w:rPr>
                <w:b/>
                <w:sz w:val="20"/>
              </w:rPr>
            </w:pPr>
            <w:r>
              <w:rPr>
                <w:b/>
                <w:sz w:val="20"/>
              </w:rPr>
              <w:t>1</w:t>
            </w:r>
          </w:p>
        </w:tc>
        <w:tc>
          <w:tcPr>
            <w:tcW w:w="7131" w:type="dxa"/>
            <w:tcBorders>
              <w:bottom w:val="single" w:sz="4" w:space="0" w:color="595959" w:themeColor="text1" w:themeTint="A6"/>
            </w:tcBorders>
          </w:tcPr>
          <w:p w14:paraId="57BDC92C" w14:textId="77777777" w:rsidR="00063187" w:rsidRDefault="00063187" w:rsidP="00063187">
            <w:pPr>
              <w:pStyle w:val="TableParagraph"/>
              <w:tabs>
                <w:tab w:val="left" w:pos="471"/>
                <w:tab w:val="left" w:pos="472"/>
              </w:tabs>
              <w:spacing w:before="1"/>
              <w:ind w:left="471"/>
              <w:rPr>
                <w:sz w:val="20"/>
              </w:rPr>
            </w:pPr>
          </w:p>
          <w:p w14:paraId="1193BCD7" w14:textId="09D8A850" w:rsidR="00CB3375" w:rsidRPr="006A24B5" w:rsidRDefault="00A61134">
            <w:pPr>
              <w:pStyle w:val="TableParagraph"/>
              <w:numPr>
                <w:ilvl w:val="0"/>
                <w:numId w:val="28"/>
              </w:numPr>
              <w:tabs>
                <w:tab w:val="left" w:pos="471"/>
                <w:tab w:val="left" w:pos="472"/>
              </w:tabs>
              <w:spacing w:before="1"/>
              <w:rPr>
                <w:sz w:val="20"/>
              </w:rPr>
            </w:pPr>
            <w:r>
              <w:rPr>
                <w:sz w:val="20"/>
              </w:rPr>
              <w:t>The TMA</w:t>
            </w:r>
            <w:r w:rsidR="0028355C">
              <w:rPr>
                <w:sz w:val="20"/>
              </w:rPr>
              <w:t xml:space="preserve"> </w:t>
            </w:r>
            <w:r w:rsidR="008D1375">
              <w:rPr>
                <w:sz w:val="20"/>
              </w:rPr>
              <w:t xml:space="preserve">shall be inspected and tested prior to use on-site and </w:t>
            </w:r>
            <w:r w:rsidR="00AC3CAC">
              <w:rPr>
                <w:sz w:val="20"/>
              </w:rPr>
              <w:t>the TMA</w:t>
            </w:r>
            <w:r w:rsidR="008D1375">
              <w:rPr>
                <w:sz w:val="20"/>
              </w:rPr>
              <w:t xml:space="preserve"> pre-start form completed accordingly within Lucidity to record the operational safety status of the vehicle</w:t>
            </w:r>
            <w:r w:rsidR="006A24B5">
              <w:rPr>
                <w:sz w:val="20"/>
              </w:rPr>
              <w:t xml:space="preserve"> </w:t>
            </w:r>
            <w:r w:rsidR="006A24B5" w:rsidRPr="006A24B5">
              <w:rPr>
                <w:sz w:val="20"/>
              </w:rPr>
              <w:t>(lights, attenuator, horn, oil, water, etc.</w:t>
            </w:r>
            <w:r w:rsidR="006A24B5">
              <w:rPr>
                <w:sz w:val="20"/>
              </w:rPr>
              <w:t>)</w:t>
            </w:r>
          </w:p>
          <w:p w14:paraId="61870791" w14:textId="5879BB70" w:rsidR="008D1375" w:rsidRDefault="008D1375">
            <w:pPr>
              <w:pStyle w:val="TableParagraph"/>
              <w:numPr>
                <w:ilvl w:val="0"/>
                <w:numId w:val="28"/>
              </w:numPr>
              <w:tabs>
                <w:tab w:val="left" w:pos="471"/>
                <w:tab w:val="left" w:pos="472"/>
              </w:tabs>
              <w:spacing w:before="1"/>
              <w:rPr>
                <w:sz w:val="20"/>
              </w:rPr>
            </w:pPr>
            <w:r>
              <w:rPr>
                <w:sz w:val="20"/>
              </w:rPr>
              <w:t>A</w:t>
            </w:r>
            <w:r w:rsidR="006C213E">
              <w:rPr>
                <w:sz w:val="20"/>
              </w:rPr>
              <w:t>ll</w:t>
            </w:r>
            <w:r>
              <w:rPr>
                <w:sz w:val="20"/>
              </w:rPr>
              <w:t xml:space="preserve"> non-</w:t>
            </w:r>
            <w:proofErr w:type="gramStart"/>
            <w:r>
              <w:rPr>
                <w:sz w:val="20"/>
              </w:rPr>
              <w:t>conformances</w:t>
            </w:r>
            <w:proofErr w:type="gramEnd"/>
            <w:r>
              <w:rPr>
                <w:sz w:val="20"/>
              </w:rPr>
              <w:t xml:space="preserve"> with any T</w:t>
            </w:r>
            <w:r w:rsidR="00A61134">
              <w:rPr>
                <w:sz w:val="20"/>
              </w:rPr>
              <w:t>MA</w:t>
            </w:r>
            <w:r>
              <w:rPr>
                <w:sz w:val="20"/>
              </w:rPr>
              <w:t xml:space="preserve"> must be reported to the compliance Manager and </w:t>
            </w:r>
            <w:proofErr w:type="gramStart"/>
            <w:r>
              <w:rPr>
                <w:sz w:val="20"/>
              </w:rPr>
              <w:t>or</w:t>
            </w:r>
            <w:proofErr w:type="gramEnd"/>
            <w:r>
              <w:rPr>
                <w:sz w:val="20"/>
              </w:rPr>
              <w:t xml:space="preserve"> Traffic Manager immediately.</w:t>
            </w:r>
          </w:p>
          <w:p w14:paraId="4157FBBF" w14:textId="77777777" w:rsidR="008D1375" w:rsidRPr="007E2867" w:rsidRDefault="008D1375">
            <w:pPr>
              <w:pStyle w:val="TableParagraph"/>
              <w:numPr>
                <w:ilvl w:val="0"/>
                <w:numId w:val="28"/>
              </w:numPr>
              <w:tabs>
                <w:tab w:val="left" w:pos="471"/>
                <w:tab w:val="left" w:pos="472"/>
              </w:tabs>
              <w:spacing w:before="1"/>
              <w:rPr>
                <w:sz w:val="20"/>
              </w:rPr>
            </w:pPr>
            <w:r>
              <w:rPr>
                <w:sz w:val="20"/>
              </w:rPr>
              <w:t xml:space="preserve">A </w:t>
            </w:r>
            <w:r w:rsidR="00A61134">
              <w:rPr>
                <w:sz w:val="20"/>
              </w:rPr>
              <w:t xml:space="preserve">TMA </w:t>
            </w:r>
            <w:r>
              <w:rPr>
                <w:sz w:val="20"/>
              </w:rPr>
              <w:t xml:space="preserve">with any safety or operational fault </w:t>
            </w:r>
            <w:r w:rsidRPr="008D1375">
              <w:rPr>
                <w:b/>
                <w:bCs/>
                <w:sz w:val="20"/>
              </w:rPr>
              <w:t>shall not be used on-site</w:t>
            </w:r>
            <w:r w:rsidR="000E3007" w:rsidRPr="000E3007">
              <w:rPr>
                <w:b/>
                <w:bCs/>
                <w:sz w:val="20"/>
              </w:rPr>
              <w:t>!</w:t>
            </w:r>
          </w:p>
          <w:p w14:paraId="29CCFBBE" w14:textId="77777777" w:rsidR="007E2867" w:rsidRDefault="007E2867" w:rsidP="007E2867">
            <w:pPr>
              <w:pStyle w:val="TableParagraph"/>
              <w:tabs>
                <w:tab w:val="left" w:pos="471"/>
                <w:tab w:val="left" w:pos="472"/>
              </w:tabs>
              <w:spacing w:before="1"/>
              <w:rPr>
                <w:sz w:val="20"/>
              </w:rPr>
            </w:pPr>
          </w:p>
          <w:p w14:paraId="5371A4E6" w14:textId="559170E1" w:rsidR="007E2867" w:rsidRPr="00132314" w:rsidRDefault="007E2867" w:rsidP="007E2867">
            <w:pPr>
              <w:pStyle w:val="TableParagraph"/>
              <w:tabs>
                <w:tab w:val="left" w:pos="471"/>
                <w:tab w:val="left" w:pos="472"/>
              </w:tabs>
              <w:spacing w:before="1"/>
              <w:rPr>
                <w:sz w:val="20"/>
              </w:rPr>
            </w:pPr>
          </w:p>
        </w:tc>
        <w:tc>
          <w:tcPr>
            <w:tcW w:w="1560" w:type="dxa"/>
            <w:tcBorders>
              <w:bottom w:val="single" w:sz="4" w:space="0" w:color="595959" w:themeColor="text1" w:themeTint="A6"/>
            </w:tcBorders>
          </w:tcPr>
          <w:p w14:paraId="4D0E26F4" w14:textId="77777777" w:rsidR="00063187" w:rsidRDefault="00063187" w:rsidP="0088736A">
            <w:pPr>
              <w:pStyle w:val="TableParagraph"/>
              <w:spacing w:before="1"/>
              <w:ind w:left="111"/>
              <w:jc w:val="center"/>
              <w:rPr>
                <w:sz w:val="20"/>
              </w:rPr>
            </w:pPr>
          </w:p>
          <w:p w14:paraId="49CFEF10" w14:textId="26DB7B19" w:rsidR="00CB3375" w:rsidRDefault="009A502E" w:rsidP="0088736A">
            <w:pPr>
              <w:pStyle w:val="TableParagraph"/>
              <w:spacing w:before="1"/>
              <w:ind w:left="111"/>
              <w:jc w:val="center"/>
              <w:rPr>
                <w:sz w:val="20"/>
              </w:rPr>
            </w:pPr>
            <w:r w:rsidRPr="009A502E">
              <w:rPr>
                <w:sz w:val="20"/>
              </w:rPr>
              <w:t>TMA Operator</w:t>
            </w:r>
          </w:p>
        </w:tc>
        <w:tc>
          <w:tcPr>
            <w:tcW w:w="808" w:type="dxa"/>
            <w:tcBorders>
              <w:bottom w:val="single" w:sz="4" w:space="0" w:color="595959" w:themeColor="text1" w:themeTint="A6"/>
            </w:tcBorders>
          </w:tcPr>
          <w:p w14:paraId="1D324148" w14:textId="77777777" w:rsidR="00063187" w:rsidRDefault="00063187" w:rsidP="0088736A">
            <w:pPr>
              <w:pStyle w:val="TableParagraph"/>
              <w:spacing w:before="1"/>
              <w:ind w:left="9"/>
              <w:jc w:val="center"/>
              <w:rPr>
                <w:b/>
                <w:sz w:val="20"/>
              </w:rPr>
            </w:pPr>
          </w:p>
          <w:p w14:paraId="49130BAF" w14:textId="32F93350" w:rsidR="00CB3375" w:rsidRDefault="009A502E" w:rsidP="0088736A">
            <w:pPr>
              <w:pStyle w:val="TableParagraph"/>
              <w:spacing w:before="1"/>
              <w:ind w:left="9"/>
              <w:jc w:val="center"/>
              <w:rPr>
                <w:b/>
                <w:sz w:val="20"/>
              </w:rPr>
            </w:pPr>
            <w:r>
              <w:rPr>
                <w:b/>
                <w:sz w:val="20"/>
              </w:rPr>
              <w:t>2</w:t>
            </w:r>
          </w:p>
        </w:tc>
      </w:tr>
      <w:tr w:rsidR="00F31959" w14:paraId="34F36F19" w14:textId="77777777" w:rsidTr="00085ADC">
        <w:trPr>
          <w:trHeight w:val="556"/>
        </w:trPr>
        <w:tc>
          <w:tcPr>
            <w:tcW w:w="2026"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0D69E87E" w14:textId="688B2CE5" w:rsidR="00F31959" w:rsidRPr="00F31959" w:rsidRDefault="00F31959" w:rsidP="0088736A">
            <w:pPr>
              <w:pStyle w:val="TableParagraph"/>
              <w:ind w:left="0"/>
              <w:rPr>
                <w:b/>
                <w:sz w:val="20"/>
              </w:rPr>
            </w:pPr>
            <w:r>
              <w:rPr>
                <w:b/>
                <w:sz w:val="20"/>
              </w:rPr>
              <w:lastRenderedPageBreak/>
              <w:t>Steps in Activity</w:t>
            </w:r>
          </w:p>
        </w:tc>
        <w:tc>
          <w:tcPr>
            <w:tcW w:w="2268"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3308DC93" w14:textId="6A0333BF" w:rsidR="00F31959" w:rsidRPr="00F31959" w:rsidRDefault="00F31959" w:rsidP="0088736A">
            <w:pPr>
              <w:pStyle w:val="TableParagraph"/>
              <w:spacing w:before="1" w:line="240" w:lineRule="atLeast"/>
              <w:ind w:right="243"/>
              <w:rPr>
                <w:b/>
                <w:sz w:val="20"/>
              </w:rPr>
            </w:pPr>
            <w:r>
              <w:rPr>
                <w:b/>
                <w:sz w:val="20"/>
              </w:rPr>
              <w:t>Potential Hazards</w:t>
            </w:r>
          </w:p>
        </w:tc>
        <w:tc>
          <w:tcPr>
            <w:tcW w:w="807"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7602D315" w14:textId="32594B69" w:rsidR="00F31959" w:rsidRDefault="00F31959" w:rsidP="0088736A">
            <w:pPr>
              <w:pStyle w:val="TableParagraph"/>
              <w:spacing w:before="1"/>
              <w:ind w:left="13"/>
              <w:jc w:val="center"/>
              <w:rPr>
                <w:b/>
                <w:sz w:val="20"/>
              </w:rPr>
            </w:pPr>
            <w:r>
              <w:rPr>
                <w:b/>
                <w:sz w:val="20"/>
              </w:rPr>
              <w:t>Risk Class</w:t>
            </w:r>
          </w:p>
        </w:tc>
        <w:tc>
          <w:tcPr>
            <w:tcW w:w="7131"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6568CB1B" w14:textId="7E7C6E01" w:rsidR="00F31959" w:rsidRPr="00F31959" w:rsidRDefault="00F31959" w:rsidP="00085ADC">
            <w:pPr>
              <w:pStyle w:val="TableParagraph"/>
              <w:tabs>
                <w:tab w:val="left" w:pos="471"/>
              </w:tabs>
              <w:spacing w:before="1"/>
              <w:ind w:left="471"/>
              <w:rPr>
                <w:sz w:val="20"/>
              </w:rPr>
            </w:pPr>
            <w:r>
              <w:rPr>
                <w:b/>
                <w:sz w:val="20"/>
              </w:rPr>
              <w:t>Risk Control Measure</w:t>
            </w:r>
            <w:r>
              <w:tab/>
            </w:r>
          </w:p>
        </w:tc>
        <w:tc>
          <w:tcPr>
            <w:tcW w:w="1560"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0044BC08" w14:textId="18C0E0AA" w:rsidR="00F31959" w:rsidRDefault="00F31959" w:rsidP="0088736A">
            <w:pPr>
              <w:pStyle w:val="TableParagraph"/>
              <w:spacing w:before="1"/>
              <w:ind w:left="111"/>
              <w:rPr>
                <w:sz w:val="20"/>
              </w:rPr>
            </w:pPr>
            <w:r>
              <w:rPr>
                <w:b/>
                <w:sz w:val="20"/>
              </w:rPr>
              <w:t>Responsible Person/s</w:t>
            </w:r>
          </w:p>
        </w:tc>
        <w:tc>
          <w:tcPr>
            <w:tcW w:w="808" w:type="dxa"/>
            <w:tc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tcBorders>
            <w:shd w:val="clear" w:color="auto" w:fill="F3F3F3"/>
          </w:tcPr>
          <w:p w14:paraId="67EE1DA0" w14:textId="3A77AA15" w:rsidR="00F31959" w:rsidRDefault="00F31959" w:rsidP="0088736A">
            <w:pPr>
              <w:pStyle w:val="TableParagraph"/>
              <w:spacing w:before="1"/>
              <w:ind w:left="9"/>
              <w:jc w:val="center"/>
              <w:rPr>
                <w:b/>
                <w:sz w:val="20"/>
              </w:rPr>
            </w:pPr>
            <w:r>
              <w:rPr>
                <w:b/>
                <w:sz w:val="20"/>
              </w:rPr>
              <w:t>Residual Risk</w:t>
            </w:r>
          </w:p>
        </w:tc>
      </w:tr>
      <w:tr w:rsidR="00D9275E" w14:paraId="1B135F1F" w14:textId="77777777" w:rsidTr="00085ADC">
        <w:trPr>
          <w:trHeight w:val="733"/>
        </w:trPr>
        <w:tc>
          <w:tcPr>
            <w:tcW w:w="2026" w:type="dxa"/>
            <w:tcBorders>
              <w:top w:val="single" w:sz="4" w:space="0" w:color="595959" w:themeColor="text1" w:themeTint="A6"/>
            </w:tcBorders>
          </w:tcPr>
          <w:p w14:paraId="61D6B45E" w14:textId="4370B7A3" w:rsidR="00D9275E" w:rsidRPr="005F22CB" w:rsidRDefault="005F22CB" w:rsidP="0088736A">
            <w:pPr>
              <w:pStyle w:val="TableParagraph"/>
              <w:ind w:left="0"/>
              <w:rPr>
                <w:rFonts w:asciiTheme="minorHAnsi" w:hAnsiTheme="minorHAnsi" w:cstheme="minorHAnsi"/>
                <w:b/>
                <w:bCs/>
                <w:sz w:val="20"/>
              </w:rPr>
            </w:pPr>
            <w:r>
              <w:rPr>
                <w:rFonts w:asciiTheme="minorHAnsi" w:hAnsiTheme="minorHAnsi" w:cstheme="minorHAnsi"/>
                <w:b/>
                <w:bCs/>
                <w:sz w:val="20"/>
              </w:rPr>
              <w:t xml:space="preserve"> </w:t>
            </w:r>
            <w:r w:rsidRPr="005F22CB">
              <w:rPr>
                <w:rFonts w:asciiTheme="minorHAnsi" w:hAnsiTheme="minorHAnsi" w:cstheme="minorHAnsi"/>
                <w:b/>
                <w:bCs/>
                <w:sz w:val="20"/>
              </w:rPr>
              <w:t>1.2</w:t>
            </w:r>
            <w:r>
              <w:rPr>
                <w:rFonts w:asciiTheme="minorHAnsi" w:hAnsiTheme="minorHAnsi" w:cstheme="minorHAnsi"/>
                <w:b/>
                <w:bCs/>
                <w:sz w:val="20"/>
              </w:rPr>
              <w:t xml:space="preserve"> </w:t>
            </w:r>
            <w:r w:rsidRPr="005F22CB">
              <w:rPr>
                <w:rFonts w:asciiTheme="minorHAnsi" w:hAnsiTheme="minorHAnsi" w:cstheme="minorHAnsi"/>
                <w:sz w:val="20"/>
              </w:rPr>
              <w:t>Emergency Response Check</w:t>
            </w:r>
          </w:p>
        </w:tc>
        <w:tc>
          <w:tcPr>
            <w:tcW w:w="2268" w:type="dxa"/>
            <w:tcBorders>
              <w:top w:val="single" w:sz="4" w:space="0" w:color="595959" w:themeColor="text1" w:themeTint="A6"/>
            </w:tcBorders>
          </w:tcPr>
          <w:p w14:paraId="2C3F89C3" w14:textId="77777777" w:rsidR="00D9275E" w:rsidRDefault="005F22CB" w:rsidP="0088736A">
            <w:pPr>
              <w:pStyle w:val="TableParagraph"/>
              <w:spacing w:before="1" w:line="240" w:lineRule="atLeast"/>
              <w:ind w:right="243"/>
              <w:rPr>
                <w:sz w:val="20"/>
              </w:rPr>
            </w:pPr>
            <w:r>
              <w:rPr>
                <w:sz w:val="20"/>
              </w:rPr>
              <w:t>Failure to effectively control an emergency. Fire and First Aid</w:t>
            </w:r>
          </w:p>
          <w:p w14:paraId="04D259B0" w14:textId="0AA78094" w:rsidR="00970944" w:rsidRDefault="00970944" w:rsidP="0088736A">
            <w:pPr>
              <w:pStyle w:val="TableParagraph"/>
              <w:spacing w:before="1" w:line="240" w:lineRule="atLeast"/>
              <w:ind w:right="243"/>
              <w:rPr>
                <w:sz w:val="20"/>
              </w:rPr>
            </w:pPr>
          </w:p>
        </w:tc>
        <w:tc>
          <w:tcPr>
            <w:tcW w:w="807" w:type="dxa"/>
            <w:tcBorders>
              <w:top w:val="single" w:sz="4" w:space="0" w:color="595959" w:themeColor="text1" w:themeTint="A6"/>
            </w:tcBorders>
          </w:tcPr>
          <w:p w14:paraId="14C758C2" w14:textId="11A9FA77" w:rsidR="00D9275E" w:rsidRDefault="00085ADC" w:rsidP="0088736A">
            <w:pPr>
              <w:pStyle w:val="TableParagraph"/>
              <w:spacing w:before="1"/>
              <w:ind w:left="13"/>
              <w:jc w:val="center"/>
              <w:rPr>
                <w:b/>
                <w:sz w:val="20"/>
              </w:rPr>
            </w:pPr>
            <w:r>
              <w:rPr>
                <w:b/>
                <w:sz w:val="20"/>
              </w:rPr>
              <w:t>2</w:t>
            </w:r>
          </w:p>
        </w:tc>
        <w:tc>
          <w:tcPr>
            <w:tcW w:w="7131" w:type="dxa"/>
            <w:tcBorders>
              <w:top w:val="single" w:sz="4" w:space="0" w:color="595959" w:themeColor="text1" w:themeTint="A6"/>
            </w:tcBorders>
          </w:tcPr>
          <w:p w14:paraId="2E886130" w14:textId="262AB00E" w:rsidR="00D9275E" w:rsidRDefault="00F47135">
            <w:pPr>
              <w:pStyle w:val="TableParagraph"/>
              <w:numPr>
                <w:ilvl w:val="0"/>
                <w:numId w:val="34"/>
              </w:numPr>
              <w:tabs>
                <w:tab w:val="left" w:pos="471"/>
              </w:tabs>
              <w:spacing w:before="1"/>
              <w:rPr>
                <w:sz w:val="20"/>
              </w:rPr>
            </w:pPr>
            <w:r>
              <w:rPr>
                <w:sz w:val="20"/>
              </w:rPr>
              <w:t xml:space="preserve">Ensure </w:t>
            </w:r>
            <w:r w:rsidR="00914394">
              <w:rPr>
                <w:sz w:val="20"/>
              </w:rPr>
              <w:t>the T</w:t>
            </w:r>
            <w:r w:rsidR="00C529E2">
              <w:rPr>
                <w:sz w:val="20"/>
              </w:rPr>
              <w:t>MA</w:t>
            </w:r>
            <w:r w:rsidR="00914394">
              <w:rPr>
                <w:sz w:val="20"/>
              </w:rPr>
              <w:t xml:space="preserve">’s </w:t>
            </w:r>
            <w:r>
              <w:rPr>
                <w:sz w:val="20"/>
              </w:rPr>
              <w:t>emergency equipment</w:t>
            </w:r>
            <w:r w:rsidR="00914394">
              <w:rPr>
                <w:sz w:val="20"/>
              </w:rPr>
              <w:t xml:space="preserve"> (First Aid Kit &amp; Fire Extinguisher)</w:t>
            </w:r>
            <w:r>
              <w:rPr>
                <w:sz w:val="20"/>
              </w:rPr>
              <w:t xml:space="preserve"> is not out of date and in</w:t>
            </w:r>
            <w:r>
              <w:rPr>
                <w:spacing w:val="-25"/>
                <w:sz w:val="20"/>
              </w:rPr>
              <w:t xml:space="preserve"> </w:t>
            </w:r>
            <w:r>
              <w:rPr>
                <w:sz w:val="20"/>
              </w:rPr>
              <w:t>vehicle</w:t>
            </w:r>
            <w:r w:rsidR="00914394">
              <w:rPr>
                <w:sz w:val="20"/>
              </w:rPr>
              <w:t xml:space="preserve"> in part of your Pre-start operational Check.</w:t>
            </w:r>
          </w:p>
          <w:p w14:paraId="3EA4B736" w14:textId="2F6766FB" w:rsidR="00F545EA" w:rsidRPr="002748D0" w:rsidRDefault="00970944">
            <w:pPr>
              <w:pStyle w:val="TableParagraph"/>
              <w:numPr>
                <w:ilvl w:val="0"/>
                <w:numId w:val="34"/>
              </w:numPr>
              <w:tabs>
                <w:tab w:val="left" w:pos="471"/>
              </w:tabs>
              <w:spacing w:before="1"/>
              <w:rPr>
                <w:sz w:val="20"/>
              </w:rPr>
            </w:pPr>
            <w:r>
              <w:rPr>
                <w:sz w:val="20"/>
              </w:rPr>
              <w:t xml:space="preserve">All missing or </w:t>
            </w:r>
            <w:proofErr w:type="gramStart"/>
            <w:r>
              <w:rPr>
                <w:sz w:val="20"/>
              </w:rPr>
              <w:t>out of date</w:t>
            </w:r>
            <w:proofErr w:type="gramEnd"/>
            <w:r>
              <w:rPr>
                <w:sz w:val="20"/>
              </w:rPr>
              <w:t xml:space="preserve"> </w:t>
            </w:r>
            <w:r w:rsidR="004929F7">
              <w:rPr>
                <w:sz w:val="20"/>
              </w:rPr>
              <w:t xml:space="preserve">emergency </w:t>
            </w:r>
            <w:r>
              <w:rPr>
                <w:sz w:val="20"/>
              </w:rPr>
              <w:t xml:space="preserve">equipment must be reported to the Compliance Manager </w:t>
            </w:r>
            <w:r w:rsidR="0015428F">
              <w:rPr>
                <w:sz w:val="20"/>
              </w:rPr>
              <w:t>immediately.</w:t>
            </w:r>
          </w:p>
        </w:tc>
        <w:tc>
          <w:tcPr>
            <w:tcW w:w="1560" w:type="dxa"/>
            <w:tcBorders>
              <w:top w:val="single" w:sz="4" w:space="0" w:color="595959" w:themeColor="text1" w:themeTint="A6"/>
            </w:tcBorders>
          </w:tcPr>
          <w:p w14:paraId="501556F3" w14:textId="67C5E49E" w:rsidR="00D9275E" w:rsidRDefault="00F545EA" w:rsidP="0088736A">
            <w:pPr>
              <w:pStyle w:val="TableParagraph"/>
              <w:spacing w:before="1"/>
              <w:ind w:left="111"/>
              <w:rPr>
                <w:sz w:val="20"/>
              </w:rPr>
            </w:pPr>
            <w:r>
              <w:rPr>
                <w:sz w:val="20"/>
              </w:rPr>
              <w:t xml:space="preserve">   </w:t>
            </w:r>
            <w:r w:rsidR="009A502E">
              <w:t xml:space="preserve"> </w:t>
            </w:r>
            <w:r w:rsidR="009A502E" w:rsidRPr="009A502E">
              <w:rPr>
                <w:sz w:val="20"/>
              </w:rPr>
              <w:t>TMA Operator</w:t>
            </w:r>
          </w:p>
        </w:tc>
        <w:tc>
          <w:tcPr>
            <w:tcW w:w="808" w:type="dxa"/>
            <w:tcBorders>
              <w:top w:val="single" w:sz="4" w:space="0" w:color="595959" w:themeColor="text1" w:themeTint="A6"/>
            </w:tcBorders>
          </w:tcPr>
          <w:p w14:paraId="5DB59B4A" w14:textId="77777777" w:rsidR="00D9275E" w:rsidRDefault="00F47135" w:rsidP="0088736A">
            <w:pPr>
              <w:pStyle w:val="TableParagraph"/>
              <w:spacing w:before="1"/>
              <w:ind w:left="9"/>
              <w:jc w:val="center"/>
              <w:rPr>
                <w:b/>
                <w:sz w:val="20"/>
              </w:rPr>
            </w:pPr>
            <w:r>
              <w:rPr>
                <w:b/>
                <w:sz w:val="20"/>
              </w:rPr>
              <w:t>3</w:t>
            </w:r>
          </w:p>
        </w:tc>
      </w:tr>
      <w:tr w:rsidR="00F545EA" w14:paraId="231D4D6E" w14:textId="77777777" w:rsidTr="0088736A">
        <w:trPr>
          <w:trHeight w:val="489"/>
        </w:trPr>
        <w:tc>
          <w:tcPr>
            <w:tcW w:w="2026" w:type="dxa"/>
          </w:tcPr>
          <w:p w14:paraId="369C5717" w14:textId="7AE47331" w:rsidR="00552F77" w:rsidRDefault="005F22CB" w:rsidP="0088736A">
            <w:pPr>
              <w:pStyle w:val="TableParagraph"/>
              <w:spacing w:before="1"/>
              <w:rPr>
                <w:b/>
                <w:sz w:val="20"/>
              </w:rPr>
            </w:pPr>
            <w:r w:rsidRPr="006C213E">
              <w:rPr>
                <w:b/>
                <w:bCs/>
                <w:sz w:val="20"/>
              </w:rPr>
              <w:t>1.3</w:t>
            </w:r>
            <w:r w:rsidRPr="006C213E">
              <w:rPr>
                <w:sz w:val="20"/>
              </w:rPr>
              <w:t xml:space="preserve"> Personal Protective Equipment</w:t>
            </w:r>
            <w:r w:rsidR="00BE0396" w:rsidRPr="006C213E">
              <w:rPr>
                <w:sz w:val="20"/>
              </w:rPr>
              <w:t xml:space="preserve"> (PPE)</w:t>
            </w:r>
          </w:p>
        </w:tc>
        <w:tc>
          <w:tcPr>
            <w:tcW w:w="2268" w:type="dxa"/>
          </w:tcPr>
          <w:p w14:paraId="26C5EB18" w14:textId="284BD82B" w:rsidR="00F545EA" w:rsidRDefault="00552F77" w:rsidP="0088736A">
            <w:pPr>
              <w:pStyle w:val="TableParagraph"/>
              <w:spacing w:before="1" w:line="240" w:lineRule="atLeast"/>
              <w:ind w:right="109"/>
              <w:rPr>
                <w:sz w:val="20"/>
              </w:rPr>
            </w:pPr>
            <w:r>
              <w:rPr>
                <w:sz w:val="20"/>
              </w:rPr>
              <w:t xml:space="preserve">Personal injury to </w:t>
            </w:r>
            <w:r w:rsidR="00443AE7">
              <w:rPr>
                <w:sz w:val="20"/>
              </w:rPr>
              <w:t>TC</w:t>
            </w:r>
            <w:r>
              <w:rPr>
                <w:sz w:val="20"/>
              </w:rPr>
              <w:t xml:space="preserve"> and other workers</w:t>
            </w:r>
          </w:p>
        </w:tc>
        <w:tc>
          <w:tcPr>
            <w:tcW w:w="807" w:type="dxa"/>
          </w:tcPr>
          <w:p w14:paraId="11D8B41D" w14:textId="1F7CE6F5" w:rsidR="00F545EA" w:rsidRDefault="00552F77" w:rsidP="0088736A">
            <w:pPr>
              <w:pStyle w:val="TableParagraph"/>
              <w:spacing w:before="1"/>
              <w:ind w:left="13"/>
              <w:jc w:val="center"/>
              <w:rPr>
                <w:b/>
                <w:sz w:val="20"/>
              </w:rPr>
            </w:pPr>
            <w:r>
              <w:rPr>
                <w:b/>
                <w:sz w:val="20"/>
              </w:rPr>
              <w:t>1</w:t>
            </w:r>
          </w:p>
        </w:tc>
        <w:tc>
          <w:tcPr>
            <w:tcW w:w="7131" w:type="dxa"/>
          </w:tcPr>
          <w:p w14:paraId="563BC788" w14:textId="050AF1F0" w:rsidR="00F545EA" w:rsidRPr="00085ADC" w:rsidRDefault="00F545EA">
            <w:pPr>
              <w:pStyle w:val="ListParagraph"/>
              <w:numPr>
                <w:ilvl w:val="0"/>
                <w:numId w:val="35"/>
              </w:numPr>
              <w:tabs>
                <w:tab w:val="left" w:pos="471"/>
                <w:tab w:val="left" w:pos="472"/>
              </w:tabs>
              <w:spacing w:before="1" w:line="242" w:lineRule="exact"/>
              <w:rPr>
                <w:sz w:val="20"/>
              </w:rPr>
            </w:pPr>
            <w:r w:rsidRPr="00085ADC">
              <w:rPr>
                <w:sz w:val="20"/>
              </w:rPr>
              <w:t xml:space="preserve">All </w:t>
            </w:r>
            <w:r w:rsidR="00443AE7" w:rsidRPr="00085ADC">
              <w:rPr>
                <w:sz w:val="20"/>
              </w:rPr>
              <w:t>TC</w:t>
            </w:r>
            <w:r w:rsidR="00552F77" w:rsidRPr="00085ADC">
              <w:rPr>
                <w:sz w:val="20"/>
              </w:rPr>
              <w:t xml:space="preserve">s </w:t>
            </w:r>
            <w:r w:rsidRPr="00085ADC">
              <w:rPr>
                <w:sz w:val="20"/>
              </w:rPr>
              <w:t xml:space="preserve">are to wear required PPE in accordance with </w:t>
            </w:r>
            <w:r w:rsidR="006C213E" w:rsidRPr="00085ADC">
              <w:rPr>
                <w:sz w:val="20"/>
              </w:rPr>
              <w:t>Paneltec’s Pipe</w:t>
            </w:r>
            <w:r w:rsidRPr="00085ADC">
              <w:rPr>
                <w:sz w:val="20"/>
              </w:rPr>
              <w:t xml:space="preserve"> Policy</w:t>
            </w:r>
            <w:r w:rsidR="00E6280C" w:rsidRPr="00085ADC">
              <w:rPr>
                <w:sz w:val="20"/>
              </w:rPr>
              <w:t>, the TMA Operator must comply with the PPE below when outside of the truck</w:t>
            </w:r>
            <w:r w:rsidRPr="00085ADC">
              <w:rPr>
                <w:sz w:val="20"/>
              </w:rPr>
              <w:t>:</w:t>
            </w:r>
          </w:p>
          <w:p w14:paraId="434FEDFC" w14:textId="77777777" w:rsidR="00DF73D9" w:rsidRPr="005F22CB" w:rsidRDefault="00DF73D9" w:rsidP="0088736A">
            <w:pPr>
              <w:pStyle w:val="ListParagraph"/>
              <w:tabs>
                <w:tab w:val="left" w:pos="471"/>
                <w:tab w:val="left" w:pos="472"/>
              </w:tabs>
              <w:spacing w:before="1" w:line="242" w:lineRule="exact"/>
              <w:ind w:left="471" w:firstLine="0"/>
              <w:rPr>
                <w:sz w:val="20"/>
              </w:rPr>
            </w:pPr>
          </w:p>
          <w:p w14:paraId="4E629A53" w14:textId="77777777" w:rsidR="00F545EA" w:rsidRPr="00F545EA" w:rsidRDefault="00F545EA">
            <w:pPr>
              <w:numPr>
                <w:ilvl w:val="0"/>
                <w:numId w:val="15"/>
              </w:numPr>
              <w:tabs>
                <w:tab w:val="left" w:pos="471"/>
                <w:tab w:val="left" w:pos="472"/>
              </w:tabs>
              <w:spacing w:before="1" w:line="242" w:lineRule="exact"/>
              <w:rPr>
                <w:sz w:val="20"/>
              </w:rPr>
            </w:pPr>
            <w:r w:rsidRPr="00F545EA">
              <w:rPr>
                <w:sz w:val="20"/>
              </w:rPr>
              <w:t>Highly Visible Workwear – Long Pants &amp; Shirt (Sleeves Down)</w:t>
            </w:r>
          </w:p>
          <w:p w14:paraId="37C74DE6" w14:textId="77777777" w:rsidR="00F545EA" w:rsidRPr="00F545EA" w:rsidRDefault="00F545EA">
            <w:pPr>
              <w:numPr>
                <w:ilvl w:val="0"/>
                <w:numId w:val="15"/>
              </w:numPr>
              <w:tabs>
                <w:tab w:val="left" w:pos="471"/>
                <w:tab w:val="left" w:pos="472"/>
              </w:tabs>
              <w:spacing w:before="1" w:line="242" w:lineRule="exact"/>
              <w:rPr>
                <w:sz w:val="20"/>
              </w:rPr>
            </w:pPr>
            <w:r w:rsidRPr="00F545EA">
              <w:rPr>
                <w:sz w:val="20"/>
              </w:rPr>
              <w:t>Safety Boots</w:t>
            </w:r>
          </w:p>
          <w:p w14:paraId="74045209" w14:textId="77777777" w:rsidR="00F545EA" w:rsidRPr="00F545EA" w:rsidRDefault="00F545EA">
            <w:pPr>
              <w:numPr>
                <w:ilvl w:val="0"/>
                <w:numId w:val="15"/>
              </w:numPr>
              <w:tabs>
                <w:tab w:val="left" w:pos="471"/>
                <w:tab w:val="left" w:pos="472"/>
              </w:tabs>
              <w:spacing w:before="1" w:line="242" w:lineRule="exact"/>
              <w:rPr>
                <w:sz w:val="20"/>
              </w:rPr>
            </w:pPr>
            <w:r w:rsidRPr="00F545EA">
              <w:rPr>
                <w:sz w:val="20"/>
              </w:rPr>
              <w:t>Hard Hat – No caps underneath</w:t>
            </w:r>
          </w:p>
          <w:p w14:paraId="64CC092C" w14:textId="77777777" w:rsidR="00F545EA" w:rsidRPr="00F545EA" w:rsidRDefault="00F545EA">
            <w:pPr>
              <w:numPr>
                <w:ilvl w:val="0"/>
                <w:numId w:val="15"/>
              </w:numPr>
              <w:tabs>
                <w:tab w:val="left" w:pos="471"/>
                <w:tab w:val="left" w:pos="472"/>
              </w:tabs>
              <w:spacing w:before="1" w:line="242" w:lineRule="exact"/>
              <w:rPr>
                <w:sz w:val="20"/>
              </w:rPr>
            </w:pPr>
            <w:r w:rsidRPr="00F545EA">
              <w:rPr>
                <w:sz w:val="20"/>
              </w:rPr>
              <w:t>Safety Glasses - AS/NZS1337</w:t>
            </w:r>
          </w:p>
          <w:p w14:paraId="0288B807" w14:textId="77777777" w:rsidR="00F545EA" w:rsidRPr="00F545EA" w:rsidRDefault="00F545EA">
            <w:pPr>
              <w:numPr>
                <w:ilvl w:val="0"/>
                <w:numId w:val="15"/>
              </w:numPr>
              <w:tabs>
                <w:tab w:val="left" w:pos="471"/>
                <w:tab w:val="left" w:pos="472"/>
              </w:tabs>
              <w:spacing w:before="1" w:line="242" w:lineRule="exact"/>
              <w:rPr>
                <w:sz w:val="20"/>
              </w:rPr>
            </w:pPr>
            <w:r w:rsidRPr="00F545EA">
              <w:rPr>
                <w:sz w:val="20"/>
              </w:rPr>
              <w:t>Hearing Protection (Where Required)</w:t>
            </w:r>
          </w:p>
          <w:p w14:paraId="52088C41" w14:textId="77777777" w:rsidR="00F545EA" w:rsidRDefault="00F545EA">
            <w:pPr>
              <w:numPr>
                <w:ilvl w:val="0"/>
                <w:numId w:val="15"/>
              </w:numPr>
              <w:tabs>
                <w:tab w:val="left" w:pos="471"/>
                <w:tab w:val="left" w:pos="472"/>
              </w:tabs>
              <w:spacing w:before="1" w:line="242" w:lineRule="exact"/>
              <w:rPr>
                <w:sz w:val="20"/>
              </w:rPr>
            </w:pPr>
            <w:r w:rsidRPr="00F545EA">
              <w:rPr>
                <w:sz w:val="20"/>
              </w:rPr>
              <w:t>Gloves and Glove Clip (Razor Shield)</w:t>
            </w:r>
          </w:p>
          <w:p w14:paraId="13146BD9" w14:textId="77777777" w:rsidR="006C213E" w:rsidRDefault="006C213E" w:rsidP="0088736A">
            <w:pPr>
              <w:tabs>
                <w:tab w:val="left" w:pos="471"/>
                <w:tab w:val="left" w:pos="472"/>
              </w:tabs>
              <w:spacing w:before="1" w:line="242" w:lineRule="exact"/>
              <w:ind w:left="1191"/>
              <w:rPr>
                <w:sz w:val="20"/>
              </w:rPr>
            </w:pPr>
          </w:p>
          <w:p w14:paraId="32A712A8" w14:textId="0BB71356" w:rsidR="006C213E" w:rsidRPr="002748D0" w:rsidRDefault="006C213E">
            <w:pPr>
              <w:pStyle w:val="ListParagraph"/>
              <w:numPr>
                <w:ilvl w:val="0"/>
                <w:numId w:val="35"/>
              </w:numPr>
              <w:tabs>
                <w:tab w:val="left" w:pos="471"/>
                <w:tab w:val="left" w:pos="472"/>
              </w:tabs>
              <w:spacing w:before="1" w:line="242" w:lineRule="exact"/>
              <w:rPr>
                <w:sz w:val="20"/>
              </w:rPr>
            </w:pPr>
            <w:r>
              <w:rPr>
                <w:sz w:val="20"/>
              </w:rPr>
              <w:t>The driver/operator of the TMA shall wear the following when driving or sitting within the truck:</w:t>
            </w:r>
          </w:p>
          <w:p w14:paraId="4E838A47" w14:textId="77777777" w:rsidR="006C213E" w:rsidRPr="006C213E" w:rsidRDefault="006C213E">
            <w:pPr>
              <w:pStyle w:val="ListParagraph"/>
              <w:numPr>
                <w:ilvl w:val="0"/>
                <w:numId w:val="27"/>
              </w:numPr>
              <w:tabs>
                <w:tab w:val="left" w:pos="471"/>
                <w:tab w:val="left" w:pos="472"/>
              </w:tabs>
              <w:spacing w:before="1" w:line="242" w:lineRule="exact"/>
              <w:rPr>
                <w:sz w:val="20"/>
              </w:rPr>
            </w:pPr>
            <w:r w:rsidRPr="006C213E">
              <w:rPr>
                <w:sz w:val="20"/>
              </w:rPr>
              <w:t>Highly Visible Workwear – Long Pants &amp; Shirt (Sleeves Down)</w:t>
            </w:r>
          </w:p>
          <w:p w14:paraId="275C9811" w14:textId="77777777" w:rsidR="006C213E" w:rsidRDefault="006C213E">
            <w:pPr>
              <w:pStyle w:val="ListParagraph"/>
              <w:numPr>
                <w:ilvl w:val="0"/>
                <w:numId w:val="27"/>
              </w:numPr>
              <w:tabs>
                <w:tab w:val="left" w:pos="471"/>
                <w:tab w:val="left" w:pos="472"/>
              </w:tabs>
              <w:spacing w:before="1" w:line="242" w:lineRule="exact"/>
              <w:rPr>
                <w:sz w:val="20"/>
              </w:rPr>
            </w:pPr>
            <w:r w:rsidRPr="006C213E">
              <w:rPr>
                <w:sz w:val="20"/>
              </w:rPr>
              <w:t>Safety Boots</w:t>
            </w:r>
          </w:p>
          <w:p w14:paraId="56A72FBA" w14:textId="086ECB1B" w:rsidR="006C213E" w:rsidRDefault="006C213E">
            <w:pPr>
              <w:pStyle w:val="ListParagraph"/>
              <w:numPr>
                <w:ilvl w:val="0"/>
                <w:numId w:val="27"/>
              </w:numPr>
              <w:tabs>
                <w:tab w:val="left" w:pos="471"/>
                <w:tab w:val="left" w:pos="472"/>
              </w:tabs>
              <w:spacing w:before="1" w:line="242" w:lineRule="exact"/>
              <w:rPr>
                <w:sz w:val="20"/>
              </w:rPr>
            </w:pPr>
            <w:r>
              <w:rPr>
                <w:sz w:val="20"/>
              </w:rPr>
              <w:t>Sun Hat</w:t>
            </w:r>
          </w:p>
          <w:p w14:paraId="1FF655EC" w14:textId="2C4EF4B5" w:rsidR="00E6280C" w:rsidRPr="00E6280C" w:rsidRDefault="00E6280C">
            <w:pPr>
              <w:pStyle w:val="ListParagraph"/>
              <w:numPr>
                <w:ilvl w:val="0"/>
                <w:numId w:val="27"/>
              </w:numPr>
              <w:rPr>
                <w:sz w:val="20"/>
              </w:rPr>
            </w:pPr>
            <w:r>
              <w:rPr>
                <w:sz w:val="20"/>
              </w:rPr>
              <w:t xml:space="preserve">UV Stabilised </w:t>
            </w:r>
            <w:r w:rsidRPr="00E6280C">
              <w:rPr>
                <w:sz w:val="20"/>
              </w:rPr>
              <w:t>Safety Glasses - AS/NZS1337</w:t>
            </w:r>
          </w:p>
          <w:p w14:paraId="41827F72" w14:textId="77777777" w:rsidR="00F545EA" w:rsidRDefault="00F545EA" w:rsidP="0088736A">
            <w:pPr>
              <w:tabs>
                <w:tab w:val="left" w:pos="471"/>
                <w:tab w:val="left" w:pos="472"/>
              </w:tabs>
              <w:spacing w:before="1" w:line="242" w:lineRule="exact"/>
              <w:rPr>
                <w:sz w:val="20"/>
              </w:rPr>
            </w:pPr>
          </w:p>
        </w:tc>
        <w:tc>
          <w:tcPr>
            <w:tcW w:w="1560" w:type="dxa"/>
          </w:tcPr>
          <w:p w14:paraId="01F822BC" w14:textId="77777777" w:rsidR="00552F77" w:rsidRDefault="00552F77" w:rsidP="0088736A">
            <w:pPr>
              <w:pStyle w:val="TableParagraph"/>
              <w:spacing w:before="1"/>
              <w:ind w:left="111"/>
              <w:jc w:val="center"/>
              <w:rPr>
                <w:sz w:val="20"/>
              </w:rPr>
            </w:pPr>
          </w:p>
          <w:p w14:paraId="2B47A0F1" w14:textId="761282AD" w:rsidR="00552F77" w:rsidRDefault="00552F77" w:rsidP="0088736A">
            <w:pPr>
              <w:pStyle w:val="TableParagraph"/>
              <w:spacing w:before="1"/>
              <w:ind w:left="111"/>
              <w:jc w:val="center"/>
              <w:rPr>
                <w:sz w:val="20"/>
              </w:rPr>
            </w:pPr>
            <w:r>
              <w:rPr>
                <w:sz w:val="20"/>
              </w:rPr>
              <w:t>Team Leader</w:t>
            </w:r>
            <w:r w:rsidR="00E6280C">
              <w:rPr>
                <w:sz w:val="20"/>
              </w:rPr>
              <w:t>,</w:t>
            </w:r>
          </w:p>
          <w:p w14:paraId="1C3C0B8A" w14:textId="050B4978" w:rsidR="00E6280C" w:rsidRDefault="00E6280C" w:rsidP="0088736A">
            <w:pPr>
              <w:pStyle w:val="TableParagraph"/>
              <w:spacing w:before="1"/>
              <w:ind w:left="111"/>
              <w:jc w:val="center"/>
              <w:rPr>
                <w:sz w:val="20"/>
              </w:rPr>
            </w:pPr>
            <w:r>
              <w:rPr>
                <w:sz w:val="20"/>
              </w:rPr>
              <w:t>TMA Operator</w:t>
            </w:r>
          </w:p>
          <w:p w14:paraId="75F61836" w14:textId="77777777" w:rsidR="00552F77" w:rsidRDefault="00552F77" w:rsidP="0088736A">
            <w:pPr>
              <w:pStyle w:val="TableParagraph"/>
              <w:spacing w:before="1"/>
              <w:ind w:left="111"/>
              <w:jc w:val="center"/>
              <w:rPr>
                <w:sz w:val="20"/>
              </w:rPr>
            </w:pPr>
            <w:r>
              <w:rPr>
                <w:sz w:val="20"/>
              </w:rPr>
              <w:t>&amp;</w:t>
            </w:r>
          </w:p>
          <w:p w14:paraId="7D0BC793" w14:textId="4D9F4516" w:rsidR="00552F77" w:rsidRPr="00914394" w:rsidRDefault="00443AE7" w:rsidP="0088736A">
            <w:pPr>
              <w:pStyle w:val="TableParagraph"/>
              <w:spacing w:before="1"/>
              <w:ind w:left="111"/>
              <w:jc w:val="center"/>
              <w:rPr>
                <w:sz w:val="20"/>
              </w:rPr>
            </w:pPr>
            <w:r>
              <w:rPr>
                <w:sz w:val="20"/>
              </w:rPr>
              <w:t>TC</w:t>
            </w:r>
            <w:r w:rsidR="00552F77" w:rsidRPr="00914394">
              <w:rPr>
                <w:sz w:val="20"/>
              </w:rPr>
              <w:t>s</w:t>
            </w:r>
          </w:p>
          <w:p w14:paraId="46601A1F" w14:textId="77777777" w:rsidR="00F545EA" w:rsidRDefault="00F545EA" w:rsidP="0088736A">
            <w:pPr>
              <w:pStyle w:val="TableParagraph"/>
              <w:spacing w:before="1" w:line="240" w:lineRule="atLeast"/>
              <w:ind w:left="111" w:right="381"/>
              <w:rPr>
                <w:sz w:val="20"/>
              </w:rPr>
            </w:pPr>
          </w:p>
        </w:tc>
        <w:tc>
          <w:tcPr>
            <w:tcW w:w="808" w:type="dxa"/>
          </w:tcPr>
          <w:p w14:paraId="6FD6EBB4" w14:textId="15B5060B" w:rsidR="00F545EA" w:rsidRDefault="00552F77" w:rsidP="0088736A">
            <w:pPr>
              <w:pStyle w:val="TableParagraph"/>
              <w:spacing w:before="1"/>
              <w:ind w:left="9"/>
              <w:jc w:val="center"/>
              <w:rPr>
                <w:b/>
                <w:sz w:val="20"/>
              </w:rPr>
            </w:pPr>
            <w:r>
              <w:rPr>
                <w:b/>
                <w:sz w:val="20"/>
              </w:rPr>
              <w:t>2</w:t>
            </w:r>
          </w:p>
        </w:tc>
      </w:tr>
      <w:tr w:rsidR="00CC7434" w14:paraId="7F6550BE" w14:textId="77777777" w:rsidTr="0088736A">
        <w:trPr>
          <w:trHeight w:val="489"/>
        </w:trPr>
        <w:tc>
          <w:tcPr>
            <w:tcW w:w="2026" w:type="dxa"/>
          </w:tcPr>
          <w:p w14:paraId="3CEAC6B4" w14:textId="4438AD71" w:rsidR="00CC7434" w:rsidRPr="00CC7434" w:rsidRDefault="00CC7434" w:rsidP="0088736A">
            <w:pPr>
              <w:pStyle w:val="TableParagraph"/>
              <w:spacing w:before="1"/>
              <w:rPr>
                <w:bCs/>
                <w:sz w:val="20"/>
              </w:rPr>
            </w:pPr>
            <w:r>
              <w:rPr>
                <w:b/>
                <w:sz w:val="20"/>
              </w:rPr>
              <w:t xml:space="preserve">2.0 </w:t>
            </w:r>
            <w:r w:rsidRPr="00CC7434">
              <w:rPr>
                <w:bCs/>
                <w:sz w:val="20"/>
              </w:rPr>
              <w:t>Traffic Guidance Schemes</w:t>
            </w:r>
            <w:r w:rsidRPr="00CC7434">
              <w:rPr>
                <w:b/>
                <w:sz w:val="20"/>
              </w:rPr>
              <w:t xml:space="preserve"> </w:t>
            </w:r>
            <w:r w:rsidRPr="00CC7434">
              <w:rPr>
                <w:bCs/>
                <w:sz w:val="20"/>
              </w:rPr>
              <w:t>(TGS)</w:t>
            </w:r>
            <w:r>
              <w:rPr>
                <w:bCs/>
                <w:sz w:val="20"/>
              </w:rPr>
              <w:t xml:space="preserve"> </w:t>
            </w:r>
            <w:r w:rsidRPr="00CC7434">
              <w:rPr>
                <w:bCs/>
                <w:sz w:val="20"/>
              </w:rPr>
              <w:t>-</w:t>
            </w:r>
          </w:p>
          <w:p w14:paraId="14A75C3E" w14:textId="77777777" w:rsidR="00CC7434" w:rsidRDefault="00CC7434" w:rsidP="0088736A">
            <w:pPr>
              <w:pStyle w:val="TableParagraph"/>
              <w:spacing w:before="1"/>
              <w:rPr>
                <w:bCs/>
                <w:sz w:val="20"/>
              </w:rPr>
            </w:pPr>
            <w:r w:rsidRPr="00CC7434">
              <w:rPr>
                <w:bCs/>
                <w:sz w:val="20"/>
              </w:rPr>
              <w:t>(</w:t>
            </w:r>
            <w:r w:rsidRPr="00CC7434">
              <w:rPr>
                <w:bCs/>
                <w:i/>
                <w:iCs/>
                <w:sz w:val="20"/>
              </w:rPr>
              <w:t>Set up Drawing</w:t>
            </w:r>
            <w:r w:rsidRPr="00CC7434">
              <w:rPr>
                <w:bCs/>
                <w:sz w:val="20"/>
              </w:rPr>
              <w:t>)</w:t>
            </w:r>
          </w:p>
          <w:p w14:paraId="2AB51F39" w14:textId="3E05A630" w:rsidR="005F1027" w:rsidRPr="005F1027" w:rsidRDefault="005F1027" w:rsidP="0088736A">
            <w:pPr>
              <w:pStyle w:val="TableParagraph"/>
              <w:spacing w:before="1"/>
              <w:rPr>
                <w:b/>
                <w:bCs/>
                <w:sz w:val="20"/>
              </w:rPr>
            </w:pPr>
            <w:r>
              <w:rPr>
                <w:b/>
                <w:bCs/>
                <w:sz w:val="20"/>
              </w:rPr>
              <w:t xml:space="preserve">         </w:t>
            </w:r>
          </w:p>
        </w:tc>
        <w:tc>
          <w:tcPr>
            <w:tcW w:w="2268" w:type="dxa"/>
          </w:tcPr>
          <w:p w14:paraId="017B95DE" w14:textId="79304919" w:rsidR="00CC7434" w:rsidRDefault="00CC7434" w:rsidP="0088736A">
            <w:pPr>
              <w:pStyle w:val="TableParagraph"/>
              <w:spacing w:before="1" w:line="240" w:lineRule="atLeast"/>
              <w:ind w:right="109"/>
              <w:rPr>
                <w:sz w:val="20"/>
              </w:rPr>
            </w:pPr>
            <w:r>
              <w:rPr>
                <w:sz w:val="20"/>
              </w:rPr>
              <w:t xml:space="preserve">Non-compliant </w:t>
            </w:r>
            <w:proofErr w:type="gramStart"/>
            <w:r>
              <w:rPr>
                <w:sz w:val="20"/>
              </w:rPr>
              <w:t>site</w:t>
            </w:r>
            <w:proofErr w:type="gramEnd"/>
            <w:r>
              <w:rPr>
                <w:sz w:val="20"/>
              </w:rPr>
              <w:t xml:space="preserve"> set up resulting in traffic accidents or injury to </w:t>
            </w:r>
            <w:proofErr w:type="gramStart"/>
            <w:r>
              <w:rPr>
                <w:sz w:val="20"/>
              </w:rPr>
              <w:t>persons</w:t>
            </w:r>
            <w:proofErr w:type="gramEnd"/>
            <w:r>
              <w:rPr>
                <w:sz w:val="20"/>
              </w:rPr>
              <w:t xml:space="preserve">. </w:t>
            </w:r>
          </w:p>
        </w:tc>
        <w:tc>
          <w:tcPr>
            <w:tcW w:w="807" w:type="dxa"/>
          </w:tcPr>
          <w:p w14:paraId="7D31160C" w14:textId="692BA323" w:rsidR="00CC7434" w:rsidRDefault="00CC7434" w:rsidP="0088736A">
            <w:pPr>
              <w:pStyle w:val="TableParagraph"/>
              <w:spacing w:before="1"/>
              <w:ind w:left="13"/>
              <w:jc w:val="center"/>
              <w:rPr>
                <w:b/>
                <w:sz w:val="20"/>
              </w:rPr>
            </w:pPr>
            <w:r>
              <w:rPr>
                <w:b/>
                <w:sz w:val="20"/>
              </w:rPr>
              <w:t>1</w:t>
            </w:r>
          </w:p>
        </w:tc>
        <w:tc>
          <w:tcPr>
            <w:tcW w:w="7131" w:type="dxa"/>
          </w:tcPr>
          <w:p w14:paraId="57FDFE45" w14:textId="5C857DF8" w:rsidR="00CC7434" w:rsidRDefault="00CC7434">
            <w:pPr>
              <w:pStyle w:val="TableParagraph"/>
              <w:numPr>
                <w:ilvl w:val="0"/>
                <w:numId w:val="16"/>
              </w:numPr>
              <w:tabs>
                <w:tab w:val="left" w:pos="471"/>
              </w:tabs>
              <w:spacing w:before="1" w:line="240" w:lineRule="atLeast"/>
              <w:ind w:right="142"/>
              <w:rPr>
                <w:sz w:val="20"/>
              </w:rPr>
            </w:pPr>
            <w:r w:rsidRPr="00CC7434">
              <w:rPr>
                <w:sz w:val="20"/>
              </w:rPr>
              <w:t>Traffic Control</w:t>
            </w:r>
            <w:r>
              <w:rPr>
                <w:sz w:val="20"/>
              </w:rPr>
              <w:t xml:space="preserve"> Team Leader</w:t>
            </w:r>
            <w:r w:rsidRPr="00CC7434">
              <w:rPr>
                <w:sz w:val="20"/>
              </w:rPr>
              <w:t xml:space="preserve"> to verify that the correct signage, control devices</w:t>
            </w:r>
            <w:r>
              <w:rPr>
                <w:sz w:val="20"/>
              </w:rPr>
              <w:t xml:space="preserve"> are</w:t>
            </w:r>
            <w:r w:rsidR="00B97A73">
              <w:rPr>
                <w:sz w:val="20"/>
              </w:rPr>
              <w:t xml:space="preserve"> available and ready to implement in accordance with the</w:t>
            </w:r>
            <w:r w:rsidRPr="00CC7434">
              <w:rPr>
                <w:sz w:val="20"/>
              </w:rPr>
              <w:t xml:space="preserve"> Traffic Guidance Scheme (TGS)</w:t>
            </w:r>
            <w:r w:rsidR="005F1027">
              <w:t xml:space="preserve"> </w:t>
            </w:r>
            <w:r w:rsidR="00D82D6B">
              <w:rPr>
                <w:sz w:val="20"/>
              </w:rPr>
              <w:t>Team Leader to ensure correct TMA deployment scheme has been selected.</w:t>
            </w:r>
          </w:p>
          <w:p w14:paraId="5F27D799" w14:textId="05AF5283" w:rsidR="00B97A73" w:rsidRDefault="00B97A73">
            <w:pPr>
              <w:pStyle w:val="TableParagraph"/>
              <w:numPr>
                <w:ilvl w:val="0"/>
                <w:numId w:val="16"/>
              </w:numPr>
              <w:tabs>
                <w:tab w:val="left" w:pos="471"/>
              </w:tabs>
              <w:spacing w:before="1" w:line="240" w:lineRule="atLeast"/>
              <w:ind w:right="142"/>
              <w:rPr>
                <w:sz w:val="20"/>
              </w:rPr>
            </w:pPr>
            <w:r w:rsidRPr="00CC7434">
              <w:rPr>
                <w:sz w:val="20"/>
              </w:rPr>
              <w:t>Traffic Control</w:t>
            </w:r>
            <w:r>
              <w:rPr>
                <w:sz w:val="20"/>
              </w:rPr>
              <w:t xml:space="preserve"> Team Leader to review the TGS with all other </w:t>
            </w:r>
            <w:r w:rsidR="00443AE7">
              <w:rPr>
                <w:sz w:val="20"/>
              </w:rPr>
              <w:t>TC</w:t>
            </w:r>
            <w:r>
              <w:rPr>
                <w:sz w:val="20"/>
              </w:rPr>
              <w:t>s on-site.</w:t>
            </w:r>
            <w:r w:rsidR="00EB2A2A">
              <w:rPr>
                <w:sz w:val="20"/>
              </w:rPr>
              <w:t xml:space="preserve"> If changes are required, the Traffic Plan Designer </w:t>
            </w:r>
            <w:r w:rsidR="00EB2A2A" w:rsidRPr="00EB2A2A">
              <w:rPr>
                <w:b/>
                <w:bCs/>
                <w:sz w:val="20"/>
              </w:rPr>
              <w:t>must</w:t>
            </w:r>
            <w:r w:rsidR="00EB2A2A">
              <w:rPr>
                <w:sz w:val="20"/>
              </w:rPr>
              <w:t xml:space="preserve"> be consulted.</w:t>
            </w:r>
          </w:p>
        </w:tc>
        <w:tc>
          <w:tcPr>
            <w:tcW w:w="1560" w:type="dxa"/>
          </w:tcPr>
          <w:p w14:paraId="5D470BE8" w14:textId="77777777" w:rsidR="00CC7434" w:rsidRDefault="00CC7434" w:rsidP="0088736A">
            <w:pPr>
              <w:pStyle w:val="TableParagraph"/>
              <w:spacing w:before="1"/>
              <w:ind w:left="111"/>
              <w:jc w:val="center"/>
              <w:rPr>
                <w:sz w:val="20"/>
              </w:rPr>
            </w:pPr>
          </w:p>
          <w:p w14:paraId="735F0CEB" w14:textId="77777777" w:rsidR="00B62898" w:rsidRDefault="00B62898" w:rsidP="0088736A">
            <w:pPr>
              <w:pStyle w:val="TableParagraph"/>
              <w:spacing w:before="1"/>
              <w:ind w:left="111"/>
              <w:jc w:val="center"/>
              <w:rPr>
                <w:sz w:val="20"/>
              </w:rPr>
            </w:pPr>
          </w:p>
          <w:p w14:paraId="207F9B25" w14:textId="77777777" w:rsidR="00B62898" w:rsidRDefault="00B62898" w:rsidP="0088736A">
            <w:pPr>
              <w:pStyle w:val="TableParagraph"/>
              <w:spacing w:before="1"/>
              <w:ind w:left="111"/>
              <w:jc w:val="center"/>
              <w:rPr>
                <w:sz w:val="20"/>
              </w:rPr>
            </w:pPr>
            <w:r>
              <w:rPr>
                <w:sz w:val="20"/>
              </w:rPr>
              <w:t>Team Leader</w:t>
            </w:r>
          </w:p>
          <w:p w14:paraId="5DEE7E1B" w14:textId="2168C533" w:rsidR="00D82D6B" w:rsidRDefault="00D82D6B" w:rsidP="0088736A">
            <w:pPr>
              <w:pStyle w:val="TableParagraph"/>
              <w:spacing w:before="1"/>
              <w:ind w:left="111"/>
              <w:jc w:val="center"/>
              <w:rPr>
                <w:sz w:val="20"/>
              </w:rPr>
            </w:pPr>
            <w:r>
              <w:rPr>
                <w:sz w:val="20"/>
              </w:rPr>
              <w:t>&amp;</w:t>
            </w:r>
          </w:p>
          <w:p w14:paraId="0A61ECEE" w14:textId="720E7D0D" w:rsidR="00D82D6B" w:rsidRDefault="00D82D6B" w:rsidP="0088736A">
            <w:pPr>
              <w:pStyle w:val="TableParagraph"/>
              <w:spacing w:before="1"/>
              <w:ind w:left="111"/>
              <w:jc w:val="center"/>
              <w:rPr>
                <w:sz w:val="20"/>
              </w:rPr>
            </w:pPr>
            <w:r>
              <w:rPr>
                <w:sz w:val="20"/>
              </w:rPr>
              <w:t>TMA Operator</w:t>
            </w:r>
          </w:p>
          <w:p w14:paraId="1686FD19" w14:textId="77777777" w:rsidR="00B62898" w:rsidRPr="00914394" w:rsidRDefault="00B62898" w:rsidP="0088736A">
            <w:pPr>
              <w:pStyle w:val="TableParagraph"/>
              <w:spacing w:before="1"/>
              <w:ind w:left="111"/>
              <w:jc w:val="center"/>
              <w:rPr>
                <w:sz w:val="20"/>
              </w:rPr>
            </w:pPr>
          </w:p>
        </w:tc>
        <w:tc>
          <w:tcPr>
            <w:tcW w:w="808" w:type="dxa"/>
          </w:tcPr>
          <w:p w14:paraId="53A86CDE" w14:textId="6978E5AE" w:rsidR="00CC7434" w:rsidRDefault="00AE7009" w:rsidP="0088736A">
            <w:pPr>
              <w:pStyle w:val="TableParagraph"/>
              <w:spacing w:before="1"/>
              <w:ind w:left="9"/>
              <w:jc w:val="center"/>
              <w:rPr>
                <w:b/>
                <w:sz w:val="20"/>
              </w:rPr>
            </w:pPr>
            <w:r>
              <w:rPr>
                <w:b/>
                <w:sz w:val="20"/>
              </w:rPr>
              <w:t>2</w:t>
            </w:r>
          </w:p>
        </w:tc>
      </w:tr>
      <w:tr w:rsidR="00277E0A" w14:paraId="008850D7" w14:textId="77777777" w:rsidTr="00085ADC">
        <w:trPr>
          <w:trHeight w:val="1370"/>
        </w:trPr>
        <w:tc>
          <w:tcPr>
            <w:tcW w:w="2026" w:type="dxa"/>
            <w:tcBorders>
              <w:bottom w:val="single" w:sz="4" w:space="0" w:color="7F7F7F" w:themeColor="text1" w:themeTint="80"/>
            </w:tcBorders>
          </w:tcPr>
          <w:p w14:paraId="6C959499" w14:textId="66A00809" w:rsidR="00277E0A" w:rsidRDefault="00277E0A" w:rsidP="0088736A">
            <w:pPr>
              <w:pStyle w:val="TableParagraph"/>
              <w:spacing w:before="1"/>
              <w:rPr>
                <w:b/>
                <w:sz w:val="20"/>
              </w:rPr>
            </w:pPr>
            <w:r>
              <w:rPr>
                <w:b/>
                <w:sz w:val="20"/>
              </w:rPr>
              <w:t>2.1</w:t>
            </w:r>
            <w:r w:rsidR="00264943">
              <w:rPr>
                <w:b/>
                <w:sz w:val="20"/>
              </w:rPr>
              <w:t xml:space="preserve"> </w:t>
            </w:r>
            <w:r w:rsidRPr="00264943">
              <w:rPr>
                <w:bCs/>
                <w:sz w:val="20"/>
              </w:rPr>
              <w:t>Tra</w:t>
            </w:r>
            <w:r w:rsidR="00264943">
              <w:rPr>
                <w:bCs/>
                <w:sz w:val="20"/>
              </w:rPr>
              <w:t>ffic Management Plan</w:t>
            </w:r>
            <w:r w:rsidR="003B1A82">
              <w:rPr>
                <w:bCs/>
                <w:sz w:val="20"/>
              </w:rPr>
              <w:t xml:space="preserve"> (TMP) – (</w:t>
            </w:r>
            <w:r w:rsidR="00B371C0">
              <w:rPr>
                <w:bCs/>
                <w:sz w:val="20"/>
              </w:rPr>
              <w:t xml:space="preserve">Designers </w:t>
            </w:r>
            <w:r w:rsidR="003B1A82">
              <w:rPr>
                <w:bCs/>
                <w:sz w:val="20"/>
              </w:rPr>
              <w:t>Initial Risk Assessment)</w:t>
            </w:r>
          </w:p>
        </w:tc>
        <w:tc>
          <w:tcPr>
            <w:tcW w:w="2268" w:type="dxa"/>
            <w:tcBorders>
              <w:bottom w:val="single" w:sz="4" w:space="0" w:color="7F7F7F" w:themeColor="text1" w:themeTint="80"/>
            </w:tcBorders>
          </w:tcPr>
          <w:p w14:paraId="4172B3E2" w14:textId="0AE34C96" w:rsidR="00277E0A" w:rsidRDefault="00B371C0" w:rsidP="0088736A">
            <w:pPr>
              <w:pStyle w:val="TableParagraph"/>
              <w:spacing w:before="1" w:line="240" w:lineRule="atLeast"/>
              <w:ind w:right="109"/>
              <w:rPr>
                <w:sz w:val="20"/>
              </w:rPr>
            </w:pPr>
            <w:r>
              <w:rPr>
                <w:sz w:val="20"/>
              </w:rPr>
              <w:t xml:space="preserve">Changes to the </w:t>
            </w:r>
            <w:r w:rsidR="00433A3C">
              <w:rPr>
                <w:sz w:val="20"/>
              </w:rPr>
              <w:t xml:space="preserve">mean </w:t>
            </w:r>
            <w:r>
              <w:rPr>
                <w:sz w:val="20"/>
              </w:rPr>
              <w:t>traffic flow assessed in original site assessment may cause fluctuation in site management.</w:t>
            </w:r>
          </w:p>
        </w:tc>
        <w:tc>
          <w:tcPr>
            <w:tcW w:w="807" w:type="dxa"/>
            <w:tcBorders>
              <w:bottom w:val="single" w:sz="4" w:space="0" w:color="7F7F7F" w:themeColor="text1" w:themeTint="80"/>
            </w:tcBorders>
          </w:tcPr>
          <w:p w14:paraId="686BBA25" w14:textId="6CA01CB5" w:rsidR="00277E0A" w:rsidRDefault="00433A3C" w:rsidP="0088736A">
            <w:pPr>
              <w:pStyle w:val="TableParagraph"/>
              <w:spacing w:before="1"/>
              <w:ind w:left="13"/>
              <w:jc w:val="center"/>
              <w:rPr>
                <w:b/>
                <w:sz w:val="20"/>
              </w:rPr>
            </w:pPr>
            <w:r>
              <w:rPr>
                <w:b/>
                <w:sz w:val="20"/>
              </w:rPr>
              <w:t>2</w:t>
            </w:r>
          </w:p>
        </w:tc>
        <w:tc>
          <w:tcPr>
            <w:tcW w:w="7131" w:type="dxa"/>
            <w:tcBorders>
              <w:bottom w:val="single" w:sz="4" w:space="0" w:color="7F7F7F" w:themeColor="text1" w:themeTint="80"/>
            </w:tcBorders>
          </w:tcPr>
          <w:p w14:paraId="1D310629" w14:textId="236F420F" w:rsidR="00277E0A" w:rsidRDefault="00433A3C">
            <w:pPr>
              <w:pStyle w:val="TableParagraph"/>
              <w:numPr>
                <w:ilvl w:val="0"/>
                <w:numId w:val="16"/>
              </w:numPr>
              <w:tabs>
                <w:tab w:val="left" w:pos="471"/>
              </w:tabs>
              <w:spacing w:before="1" w:line="240" w:lineRule="atLeast"/>
              <w:ind w:right="142"/>
              <w:rPr>
                <w:sz w:val="20"/>
              </w:rPr>
            </w:pPr>
            <w:r>
              <w:rPr>
                <w:sz w:val="20"/>
              </w:rPr>
              <w:t>Team Leader to ensure no other factors will affect Traffic Flow considerations outlined in the site TMP. (</w:t>
            </w:r>
            <w:proofErr w:type="spellStart"/>
            <w:r>
              <w:rPr>
                <w:sz w:val="20"/>
              </w:rPr>
              <w:t>eg</w:t>
            </w:r>
            <w:proofErr w:type="spellEnd"/>
            <w:r w:rsidR="00D55E59">
              <w:rPr>
                <w:sz w:val="20"/>
              </w:rPr>
              <w:t>:</w:t>
            </w:r>
            <w:r>
              <w:rPr>
                <w:sz w:val="20"/>
              </w:rPr>
              <w:t xml:space="preserve"> other road works, </w:t>
            </w:r>
            <w:r w:rsidR="00A6489F">
              <w:rPr>
                <w:sz w:val="20"/>
              </w:rPr>
              <w:t>detours,</w:t>
            </w:r>
            <w:r w:rsidR="00D55E59">
              <w:rPr>
                <w:sz w:val="20"/>
              </w:rPr>
              <w:t xml:space="preserve"> </w:t>
            </w:r>
            <w:r>
              <w:rPr>
                <w:sz w:val="20"/>
              </w:rPr>
              <w:t>bike races, marathons, Targa Tas etc)</w:t>
            </w:r>
          </w:p>
          <w:p w14:paraId="47E19480" w14:textId="77777777" w:rsidR="00433A3C" w:rsidRDefault="00433A3C">
            <w:pPr>
              <w:pStyle w:val="TableParagraph"/>
              <w:numPr>
                <w:ilvl w:val="0"/>
                <w:numId w:val="16"/>
              </w:numPr>
              <w:tabs>
                <w:tab w:val="left" w:pos="471"/>
              </w:tabs>
              <w:spacing w:before="1" w:line="240" w:lineRule="atLeast"/>
              <w:ind w:right="142"/>
              <w:rPr>
                <w:sz w:val="20"/>
              </w:rPr>
            </w:pPr>
            <w:r>
              <w:rPr>
                <w:sz w:val="20"/>
              </w:rPr>
              <w:t>Team leader to advise Traffic Manager immediately if site conditions</w:t>
            </w:r>
            <w:r w:rsidR="000171EE">
              <w:rPr>
                <w:sz w:val="20"/>
              </w:rPr>
              <w:t xml:space="preserve"> vary the traffic flow extensively</w:t>
            </w:r>
          </w:p>
          <w:p w14:paraId="1C17853F" w14:textId="77777777" w:rsidR="002748D0" w:rsidRDefault="002748D0" w:rsidP="002748D0">
            <w:pPr>
              <w:pStyle w:val="TableParagraph"/>
              <w:tabs>
                <w:tab w:val="left" w:pos="471"/>
              </w:tabs>
              <w:spacing w:before="1" w:line="240" w:lineRule="atLeast"/>
              <w:ind w:right="142"/>
              <w:rPr>
                <w:sz w:val="20"/>
              </w:rPr>
            </w:pPr>
          </w:p>
          <w:p w14:paraId="4728AB3A" w14:textId="77777777" w:rsidR="007E2867" w:rsidRDefault="007E2867" w:rsidP="002748D0">
            <w:pPr>
              <w:pStyle w:val="TableParagraph"/>
              <w:tabs>
                <w:tab w:val="left" w:pos="471"/>
              </w:tabs>
              <w:spacing w:before="1" w:line="240" w:lineRule="atLeast"/>
              <w:ind w:right="142"/>
              <w:rPr>
                <w:sz w:val="20"/>
              </w:rPr>
            </w:pPr>
          </w:p>
          <w:p w14:paraId="07D0FD81" w14:textId="1D083AF0" w:rsidR="002748D0" w:rsidRPr="00CC7434" w:rsidRDefault="002748D0" w:rsidP="007E2867">
            <w:pPr>
              <w:pStyle w:val="TableParagraph"/>
              <w:tabs>
                <w:tab w:val="left" w:pos="471"/>
              </w:tabs>
              <w:spacing w:before="1" w:line="240" w:lineRule="atLeast"/>
              <w:ind w:left="0" w:right="142"/>
              <w:rPr>
                <w:sz w:val="20"/>
              </w:rPr>
            </w:pPr>
          </w:p>
        </w:tc>
        <w:tc>
          <w:tcPr>
            <w:tcW w:w="1560" w:type="dxa"/>
            <w:tcBorders>
              <w:bottom w:val="single" w:sz="4" w:space="0" w:color="7F7F7F" w:themeColor="text1" w:themeTint="80"/>
            </w:tcBorders>
          </w:tcPr>
          <w:p w14:paraId="11506E5A" w14:textId="77777777" w:rsidR="00B62898" w:rsidRDefault="00B62898" w:rsidP="0088736A">
            <w:pPr>
              <w:pStyle w:val="TableParagraph"/>
              <w:spacing w:before="1"/>
              <w:ind w:left="111"/>
              <w:jc w:val="center"/>
              <w:rPr>
                <w:sz w:val="20"/>
              </w:rPr>
            </w:pPr>
          </w:p>
          <w:p w14:paraId="64691CC1" w14:textId="25CC978B" w:rsidR="00277E0A" w:rsidRDefault="00B62898" w:rsidP="0088736A">
            <w:pPr>
              <w:pStyle w:val="TableParagraph"/>
              <w:spacing w:before="1"/>
              <w:ind w:left="111"/>
              <w:jc w:val="center"/>
              <w:rPr>
                <w:sz w:val="20"/>
              </w:rPr>
            </w:pPr>
            <w:r w:rsidRPr="00B62898">
              <w:rPr>
                <w:sz w:val="20"/>
              </w:rPr>
              <w:t>Team Leader</w:t>
            </w:r>
            <w:r w:rsidR="00D82D6B">
              <w:rPr>
                <w:sz w:val="20"/>
              </w:rPr>
              <w:t>,</w:t>
            </w:r>
          </w:p>
          <w:p w14:paraId="559E3DBE" w14:textId="77777777" w:rsidR="00D82D6B" w:rsidRDefault="00D82D6B" w:rsidP="0088736A">
            <w:pPr>
              <w:pStyle w:val="TableParagraph"/>
              <w:spacing w:before="1"/>
              <w:ind w:left="111"/>
              <w:jc w:val="center"/>
              <w:rPr>
                <w:sz w:val="20"/>
              </w:rPr>
            </w:pPr>
            <w:r>
              <w:rPr>
                <w:sz w:val="20"/>
              </w:rPr>
              <w:t>TMA Operator</w:t>
            </w:r>
          </w:p>
          <w:p w14:paraId="702CD139" w14:textId="2C99D150" w:rsidR="00B62898" w:rsidRDefault="00D82D6B" w:rsidP="0088736A">
            <w:pPr>
              <w:pStyle w:val="TableParagraph"/>
              <w:spacing w:before="1"/>
              <w:ind w:left="0"/>
              <w:rPr>
                <w:sz w:val="20"/>
              </w:rPr>
            </w:pPr>
            <w:r>
              <w:rPr>
                <w:sz w:val="20"/>
              </w:rPr>
              <w:t xml:space="preserve">               </w:t>
            </w:r>
            <w:r w:rsidR="00B62898">
              <w:rPr>
                <w:sz w:val="20"/>
              </w:rPr>
              <w:t>&amp;</w:t>
            </w:r>
          </w:p>
          <w:p w14:paraId="7799EC17" w14:textId="38A57C98" w:rsidR="00B62898" w:rsidRPr="00914394" w:rsidRDefault="00B62898" w:rsidP="0088736A">
            <w:pPr>
              <w:pStyle w:val="TableParagraph"/>
              <w:spacing w:before="1"/>
              <w:ind w:left="0"/>
              <w:rPr>
                <w:sz w:val="20"/>
              </w:rPr>
            </w:pPr>
            <w:r>
              <w:rPr>
                <w:sz w:val="20"/>
              </w:rPr>
              <w:t xml:space="preserve">   TMP Designer</w:t>
            </w:r>
          </w:p>
        </w:tc>
        <w:tc>
          <w:tcPr>
            <w:tcW w:w="808" w:type="dxa"/>
            <w:tcBorders>
              <w:bottom w:val="single" w:sz="4" w:space="0" w:color="7F7F7F" w:themeColor="text1" w:themeTint="80"/>
            </w:tcBorders>
          </w:tcPr>
          <w:p w14:paraId="04A5B155" w14:textId="77777777" w:rsidR="00277E0A" w:rsidRDefault="00433A3C" w:rsidP="0088736A">
            <w:pPr>
              <w:pStyle w:val="TableParagraph"/>
              <w:spacing w:before="1"/>
              <w:ind w:left="9"/>
              <w:jc w:val="center"/>
              <w:rPr>
                <w:b/>
                <w:sz w:val="20"/>
              </w:rPr>
            </w:pPr>
            <w:r>
              <w:rPr>
                <w:b/>
                <w:sz w:val="20"/>
              </w:rPr>
              <w:t>4</w:t>
            </w:r>
          </w:p>
          <w:p w14:paraId="4338B82B" w14:textId="77777777" w:rsidR="00B12B3C" w:rsidRPr="00B12B3C" w:rsidRDefault="00B12B3C" w:rsidP="00B12B3C"/>
          <w:p w14:paraId="3FC27F19" w14:textId="77777777" w:rsidR="00B12B3C" w:rsidRPr="00B12B3C" w:rsidRDefault="00B12B3C" w:rsidP="00B12B3C"/>
          <w:p w14:paraId="4D743319" w14:textId="77777777" w:rsidR="00B12B3C" w:rsidRPr="00B12B3C" w:rsidRDefault="00B12B3C" w:rsidP="00B12B3C"/>
          <w:p w14:paraId="0EAD26C5" w14:textId="77777777" w:rsidR="00B12B3C" w:rsidRPr="00B12B3C" w:rsidRDefault="00B12B3C" w:rsidP="00B12B3C"/>
          <w:p w14:paraId="67033154" w14:textId="557A4822" w:rsidR="00B12B3C" w:rsidRPr="00B12B3C" w:rsidRDefault="00B12B3C" w:rsidP="00B12B3C"/>
        </w:tc>
      </w:tr>
      <w:tr w:rsidR="00662A0D" w14:paraId="5BB79636" w14:textId="77777777" w:rsidTr="00085ADC">
        <w:trPr>
          <w:trHeight w:val="415"/>
        </w:trPr>
        <w:tc>
          <w:tcPr>
            <w:tcW w:w="202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11DA5E55" w14:textId="0259FC38" w:rsidR="00662A0D" w:rsidRPr="00AE7009" w:rsidRDefault="00662A0D" w:rsidP="0088736A">
            <w:pPr>
              <w:pStyle w:val="TableParagraph"/>
              <w:spacing w:before="1"/>
              <w:ind w:left="470"/>
              <w:rPr>
                <w:bCs/>
                <w:sz w:val="20"/>
              </w:rPr>
            </w:pPr>
            <w:r>
              <w:rPr>
                <w:b/>
                <w:sz w:val="20"/>
              </w:rPr>
              <w:lastRenderedPageBreak/>
              <w:t>Steps in Activity</w:t>
            </w:r>
          </w:p>
        </w:tc>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0161A6B2" w14:textId="19135783" w:rsidR="00662A0D" w:rsidRPr="00F31959" w:rsidRDefault="00662A0D" w:rsidP="0088736A">
            <w:pPr>
              <w:pStyle w:val="TableParagraph"/>
              <w:spacing w:before="1" w:line="240" w:lineRule="atLeast"/>
              <w:ind w:right="109"/>
              <w:rPr>
                <w:b/>
                <w:sz w:val="20"/>
              </w:rPr>
            </w:pPr>
            <w:r>
              <w:rPr>
                <w:b/>
                <w:sz w:val="20"/>
              </w:rPr>
              <w:t>Potential Hazards</w:t>
            </w:r>
          </w:p>
        </w:tc>
        <w:tc>
          <w:tcPr>
            <w:tcW w:w="80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1A44A20B" w14:textId="16473300" w:rsidR="00662A0D" w:rsidRPr="00F31959" w:rsidRDefault="00662A0D" w:rsidP="0088736A">
            <w:pPr>
              <w:pStyle w:val="TableParagraph"/>
              <w:spacing w:before="1"/>
              <w:ind w:left="13"/>
              <w:jc w:val="center"/>
              <w:rPr>
                <w:b/>
                <w:sz w:val="20"/>
              </w:rPr>
            </w:pPr>
            <w:r>
              <w:rPr>
                <w:b/>
                <w:sz w:val="20"/>
              </w:rPr>
              <w:t>Risk Class</w:t>
            </w:r>
          </w:p>
        </w:tc>
        <w:tc>
          <w:tcPr>
            <w:tcW w:w="713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560931A3" w14:textId="40CC2F99" w:rsidR="00662A0D" w:rsidRPr="00F31959" w:rsidRDefault="00662A0D" w:rsidP="0088736A">
            <w:pPr>
              <w:pStyle w:val="TableParagraph"/>
              <w:tabs>
                <w:tab w:val="left" w:pos="471"/>
              </w:tabs>
              <w:spacing w:before="1" w:line="240" w:lineRule="atLeast"/>
              <w:ind w:left="410" w:right="142"/>
              <w:rPr>
                <w:b/>
                <w:sz w:val="20"/>
              </w:rPr>
            </w:pPr>
            <w:r>
              <w:rPr>
                <w:b/>
                <w:sz w:val="20"/>
              </w:rPr>
              <w:t>Risk Control Measure</w:t>
            </w:r>
          </w:p>
        </w:tc>
        <w:tc>
          <w:tcPr>
            <w:tcW w:w="15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1370017D" w14:textId="77777777" w:rsidR="00662A0D" w:rsidRDefault="00662A0D" w:rsidP="0088736A">
            <w:pPr>
              <w:pStyle w:val="TableParagraph"/>
              <w:spacing w:line="244" w:lineRule="exact"/>
              <w:ind w:left="106"/>
              <w:jc w:val="center"/>
              <w:rPr>
                <w:b/>
                <w:sz w:val="20"/>
              </w:rPr>
            </w:pPr>
            <w:r>
              <w:rPr>
                <w:b/>
                <w:sz w:val="20"/>
              </w:rPr>
              <w:t>Responsible</w:t>
            </w:r>
          </w:p>
          <w:p w14:paraId="39C2194D" w14:textId="586F625A" w:rsidR="00662A0D" w:rsidRPr="00662A0D" w:rsidRDefault="00662A0D" w:rsidP="0088736A">
            <w:pPr>
              <w:pStyle w:val="TableParagraph"/>
              <w:spacing w:before="1"/>
              <w:ind w:left="111"/>
              <w:jc w:val="center"/>
              <w:rPr>
                <w:b/>
                <w:sz w:val="20"/>
              </w:rPr>
            </w:pPr>
            <w:r>
              <w:rPr>
                <w:b/>
                <w:sz w:val="20"/>
              </w:rPr>
              <w:t>Person/s</w:t>
            </w:r>
          </w:p>
        </w:tc>
        <w:tc>
          <w:tcPr>
            <w:tcW w:w="80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665165B4" w14:textId="441CF089" w:rsidR="00662A0D" w:rsidRPr="00662A0D" w:rsidRDefault="00662A0D" w:rsidP="0088736A">
            <w:pPr>
              <w:pStyle w:val="TableParagraph"/>
              <w:spacing w:before="1"/>
              <w:ind w:left="9"/>
              <w:jc w:val="center"/>
              <w:rPr>
                <w:b/>
                <w:sz w:val="20"/>
              </w:rPr>
            </w:pPr>
            <w:r>
              <w:rPr>
                <w:b/>
                <w:sz w:val="20"/>
              </w:rPr>
              <w:t>Residual Risk</w:t>
            </w:r>
          </w:p>
        </w:tc>
      </w:tr>
      <w:tr w:rsidR="00662A0D" w14:paraId="22B8D5F8" w14:textId="77777777" w:rsidTr="00085ADC">
        <w:trPr>
          <w:trHeight w:val="2463"/>
        </w:trPr>
        <w:tc>
          <w:tcPr>
            <w:tcW w:w="2026" w:type="dxa"/>
            <w:tcBorders>
              <w:top w:val="single" w:sz="4" w:space="0" w:color="7F7F7F" w:themeColor="text1" w:themeTint="80"/>
              <w:bottom w:val="single" w:sz="4" w:space="0" w:color="000000"/>
            </w:tcBorders>
          </w:tcPr>
          <w:p w14:paraId="0A78C4B0" w14:textId="311E1479" w:rsidR="00662A0D" w:rsidRPr="00AE7009" w:rsidRDefault="00662A0D">
            <w:pPr>
              <w:pStyle w:val="TableParagraph"/>
              <w:numPr>
                <w:ilvl w:val="0"/>
                <w:numId w:val="17"/>
              </w:numPr>
              <w:spacing w:before="1"/>
              <w:rPr>
                <w:bCs/>
                <w:sz w:val="20"/>
              </w:rPr>
            </w:pPr>
            <w:r w:rsidRPr="00AE7009">
              <w:rPr>
                <w:bCs/>
                <w:sz w:val="20"/>
              </w:rPr>
              <w:t>Establish Site Communication 2 Way Radios</w:t>
            </w:r>
          </w:p>
        </w:tc>
        <w:tc>
          <w:tcPr>
            <w:tcW w:w="2268" w:type="dxa"/>
            <w:tcBorders>
              <w:top w:val="single" w:sz="4" w:space="0" w:color="7F7F7F" w:themeColor="text1" w:themeTint="80"/>
              <w:bottom w:val="single" w:sz="4" w:space="0" w:color="000000"/>
            </w:tcBorders>
          </w:tcPr>
          <w:p w14:paraId="561E41F1" w14:textId="08EB37F2" w:rsidR="00662A0D" w:rsidRDefault="00662A0D" w:rsidP="0088736A">
            <w:pPr>
              <w:pStyle w:val="TableParagraph"/>
              <w:spacing w:before="1" w:line="240" w:lineRule="atLeast"/>
              <w:ind w:right="109"/>
              <w:rPr>
                <w:sz w:val="20"/>
              </w:rPr>
            </w:pPr>
            <w:r>
              <w:rPr>
                <w:sz w:val="20"/>
              </w:rPr>
              <w:t>Sending vehicles when the site is not ready for them to pass, car accident or crush injuries to workers</w:t>
            </w:r>
          </w:p>
        </w:tc>
        <w:tc>
          <w:tcPr>
            <w:tcW w:w="807" w:type="dxa"/>
            <w:tcBorders>
              <w:top w:val="single" w:sz="4" w:space="0" w:color="7F7F7F" w:themeColor="text1" w:themeTint="80"/>
              <w:bottom w:val="single" w:sz="4" w:space="0" w:color="000000"/>
            </w:tcBorders>
          </w:tcPr>
          <w:p w14:paraId="61D4A89E" w14:textId="42CDE61A" w:rsidR="00662A0D" w:rsidRDefault="00662A0D" w:rsidP="0088736A">
            <w:pPr>
              <w:pStyle w:val="TableParagraph"/>
              <w:spacing w:before="1"/>
              <w:ind w:left="13"/>
              <w:jc w:val="center"/>
              <w:rPr>
                <w:b/>
                <w:sz w:val="20"/>
              </w:rPr>
            </w:pPr>
            <w:r>
              <w:rPr>
                <w:b/>
                <w:sz w:val="20"/>
              </w:rPr>
              <w:t>1</w:t>
            </w:r>
          </w:p>
        </w:tc>
        <w:tc>
          <w:tcPr>
            <w:tcW w:w="7131" w:type="dxa"/>
            <w:tcBorders>
              <w:top w:val="single" w:sz="4" w:space="0" w:color="7F7F7F" w:themeColor="text1" w:themeTint="80"/>
              <w:bottom w:val="single" w:sz="4" w:space="0" w:color="000000"/>
            </w:tcBorders>
          </w:tcPr>
          <w:p w14:paraId="526D6E6A" w14:textId="280DCA06" w:rsidR="00662A0D" w:rsidRPr="007E2867" w:rsidRDefault="00662A0D">
            <w:pPr>
              <w:pStyle w:val="TableParagraph"/>
              <w:numPr>
                <w:ilvl w:val="0"/>
                <w:numId w:val="18"/>
              </w:numPr>
              <w:tabs>
                <w:tab w:val="left" w:pos="471"/>
              </w:tabs>
              <w:spacing w:before="1" w:line="240" w:lineRule="atLeast"/>
              <w:ind w:right="142"/>
              <w:rPr>
                <w:sz w:val="20"/>
              </w:rPr>
            </w:pPr>
            <w:r>
              <w:rPr>
                <w:sz w:val="20"/>
              </w:rPr>
              <w:t xml:space="preserve">Team Leader </w:t>
            </w:r>
            <w:proofErr w:type="gramStart"/>
            <w:r>
              <w:rPr>
                <w:sz w:val="20"/>
              </w:rPr>
              <w:t>to check</w:t>
            </w:r>
            <w:proofErr w:type="gramEnd"/>
            <w:r>
              <w:rPr>
                <w:sz w:val="20"/>
              </w:rPr>
              <w:t xml:space="preserve"> all </w:t>
            </w:r>
            <w:proofErr w:type="gramStart"/>
            <w:r>
              <w:rPr>
                <w:sz w:val="20"/>
              </w:rPr>
              <w:t>Two Way</w:t>
            </w:r>
            <w:proofErr w:type="gramEnd"/>
            <w:r>
              <w:rPr>
                <w:sz w:val="20"/>
              </w:rPr>
              <w:t xml:space="preserve"> Radios are charged fully and tuned to correct channel.</w:t>
            </w:r>
          </w:p>
          <w:p w14:paraId="4E851BA1" w14:textId="1B883FA2" w:rsidR="00662A0D" w:rsidRPr="00A31B73" w:rsidRDefault="00662A0D">
            <w:pPr>
              <w:pStyle w:val="TableParagraph"/>
              <w:numPr>
                <w:ilvl w:val="0"/>
                <w:numId w:val="18"/>
              </w:numPr>
              <w:tabs>
                <w:tab w:val="left" w:pos="471"/>
              </w:tabs>
              <w:spacing w:before="1" w:line="240" w:lineRule="atLeast"/>
              <w:ind w:right="142"/>
              <w:rPr>
                <w:sz w:val="20"/>
              </w:rPr>
            </w:pPr>
            <w:r>
              <w:rPr>
                <w:sz w:val="20"/>
              </w:rPr>
              <w:t>Team leader to reiterate with Customer/Plant operators of the channel being used</w:t>
            </w:r>
            <w:r w:rsidR="009A502E">
              <w:rPr>
                <w:sz w:val="20"/>
              </w:rPr>
              <w:t>.</w:t>
            </w:r>
          </w:p>
          <w:p w14:paraId="4CFA4332" w14:textId="6A4EC592" w:rsidR="00662A0D" w:rsidRPr="007E2867" w:rsidRDefault="00662A0D">
            <w:pPr>
              <w:pStyle w:val="TableParagraph"/>
              <w:numPr>
                <w:ilvl w:val="0"/>
                <w:numId w:val="18"/>
              </w:numPr>
              <w:tabs>
                <w:tab w:val="left" w:pos="471"/>
              </w:tabs>
              <w:spacing w:before="1" w:line="120" w:lineRule="atLeast"/>
              <w:ind w:right="142"/>
              <w:rPr>
                <w:sz w:val="20"/>
              </w:rPr>
            </w:pPr>
            <w:r>
              <w:rPr>
                <w:sz w:val="20"/>
              </w:rPr>
              <w:t>Test communication between all TCs and associated parties – “</w:t>
            </w:r>
            <w:r w:rsidRPr="0015428F">
              <w:rPr>
                <w:i/>
                <w:iCs/>
                <w:sz w:val="20"/>
              </w:rPr>
              <w:t xml:space="preserve">Viatec Test </w:t>
            </w:r>
            <w:r>
              <w:rPr>
                <w:i/>
                <w:iCs/>
                <w:sz w:val="20"/>
              </w:rPr>
              <w:t>–</w:t>
            </w:r>
            <w:r w:rsidRPr="0015428F">
              <w:rPr>
                <w:i/>
                <w:iCs/>
                <w:sz w:val="20"/>
              </w:rPr>
              <w:t xml:space="preserve"> </w:t>
            </w:r>
            <w:r>
              <w:rPr>
                <w:i/>
                <w:iCs/>
                <w:sz w:val="20"/>
              </w:rPr>
              <w:t>All TC’s g</w:t>
            </w:r>
            <w:r w:rsidRPr="0015428F">
              <w:rPr>
                <w:i/>
                <w:iCs/>
                <w:sz w:val="20"/>
              </w:rPr>
              <w:t>ot a Copy</w:t>
            </w:r>
            <w:r>
              <w:rPr>
                <w:sz w:val="20"/>
              </w:rPr>
              <w:t>” reply “</w:t>
            </w:r>
            <w:r w:rsidRPr="0015428F">
              <w:rPr>
                <w:i/>
                <w:iCs/>
                <w:sz w:val="20"/>
              </w:rPr>
              <w:t>Viatec - Received Loud and Clear</w:t>
            </w:r>
            <w:r>
              <w:rPr>
                <w:sz w:val="20"/>
              </w:rPr>
              <w:t>”</w:t>
            </w:r>
          </w:p>
          <w:p w14:paraId="25F0F411" w14:textId="518C17B4" w:rsidR="002748D0" w:rsidRPr="007E2867" w:rsidRDefault="00662A0D">
            <w:pPr>
              <w:pStyle w:val="TableParagraph"/>
              <w:numPr>
                <w:ilvl w:val="0"/>
                <w:numId w:val="18"/>
              </w:numPr>
              <w:tabs>
                <w:tab w:val="left" w:pos="471"/>
              </w:tabs>
              <w:spacing w:before="1" w:line="120" w:lineRule="atLeast"/>
              <w:ind w:right="142"/>
              <w:rPr>
                <w:sz w:val="20"/>
              </w:rPr>
            </w:pPr>
            <w:r>
              <w:rPr>
                <w:sz w:val="20"/>
              </w:rPr>
              <w:t>Give verification by Two-way radio that Temporary Traffic Management is about to be set up for the site.</w:t>
            </w:r>
          </w:p>
          <w:p w14:paraId="3655AF15" w14:textId="0744502A" w:rsidR="00662A0D" w:rsidRDefault="00662A0D">
            <w:pPr>
              <w:pStyle w:val="TableParagraph"/>
              <w:numPr>
                <w:ilvl w:val="0"/>
                <w:numId w:val="18"/>
              </w:numPr>
              <w:tabs>
                <w:tab w:val="left" w:pos="471"/>
              </w:tabs>
              <w:spacing w:before="1" w:line="240" w:lineRule="atLeast"/>
              <w:ind w:right="142"/>
              <w:rPr>
                <w:sz w:val="20"/>
              </w:rPr>
            </w:pPr>
            <w:r>
              <w:rPr>
                <w:sz w:val="20"/>
              </w:rPr>
              <w:t>Ensure spare radios are available and 12V chargers are also available on-site for recharging any radios</w:t>
            </w:r>
            <w:r w:rsidR="00A31B73">
              <w:rPr>
                <w:sz w:val="20"/>
              </w:rPr>
              <w:t>.</w:t>
            </w:r>
          </w:p>
        </w:tc>
        <w:tc>
          <w:tcPr>
            <w:tcW w:w="1560" w:type="dxa"/>
            <w:tcBorders>
              <w:top w:val="single" w:sz="4" w:space="0" w:color="7F7F7F" w:themeColor="text1" w:themeTint="80"/>
              <w:bottom w:val="single" w:sz="4" w:space="0" w:color="000000"/>
            </w:tcBorders>
          </w:tcPr>
          <w:p w14:paraId="3BB10066" w14:textId="77777777" w:rsidR="00662A0D" w:rsidRPr="006A24B5" w:rsidRDefault="00662A0D" w:rsidP="0088736A">
            <w:pPr>
              <w:pStyle w:val="TableParagraph"/>
              <w:spacing w:before="1"/>
              <w:ind w:left="111"/>
              <w:jc w:val="center"/>
              <w:rPr>
                <w:sz w:val="20"/>
              </w:rPr>
            </w:pPr>
            <w:r w:rsidRPr="006A24B5">
              <w:rPr>
                <w:sz w:val="20"/>
              </w:rPr>
              <w:t>Team Leader,</w:t>
            </w:r>
          </w:p>
          <w:p w14:paraId="1069120A" w14:textId="77777777" w:rsidR="00662A0D" w:rsidRPr="006A24B5" w:rsidRDefault="00662A0D" w:rsidP="0088736A">
            <w:pPr>
              <w:pStyle w:val="TableParagraph"/>
              <w:spacing w:before="1"/>
              <w:ind w:left="111"/>
              <w:jc w:val="center"/>
              <w:rPr>
                <w:sz w:val="20"/>
              </w:rPr>
            </w:pPr>
            <w:r w:rsidRPr="006A24B5">
              <w:rPr>
                <w:sz w:val="20"/>
              </w:rPr>
              <w:t>TMA Operator</w:t>
            </w:r>
          </w:p>
          <w:p w14:paraId="29E5B9F7" w14:textId="77777777" w:rsidR="00662A0D" w:rsidRPr="006A24B5" w:rsidRDefault="00662A0D" w:rsidP="0088736A">
            <w:pPr>
              <w:pStyle w:val="TableParagraph"/>
              <w:spacing w:before="1"/>
              <w:ind w:left="111"/>
              <w:jc w:val="center"/>
              <w:rPr>
                <w:sz w:val="20"/>
              </w:rPr>
            </w:pPr>
            <w:r w:rsidRPr="006A24B5">
              <w:rPr>
                <w:sz w:val="20"/>
              </w:rPr>
              <w:t>&amp;</w:t>
            </w:r>
          </w:p>
          <w:p w14:paraId="102A91DF" w14:textId="6D1BF246" w:rsidR="00662A0D" w:rsidRPr="00914394" w:rsidRDefault="00662A0D" w:rsidP="0088736A">
            <w:pPr>
              <w:pStyle w:val="TableParagraph"/>
              <w:spacing w:before="1"/>
              <w:ind w:left="111"/>
              <w:jc w:val="center"/>
              <w:rPr>
                <w:sz w:val="20"/>
              </w:rPr>
            </w:pPr>
            <w:r w:rsidRPr="006A24B5">
              <w:rPr>
                <w:sz w:val="20"/>
              </w:rPr>
              <w:t>TCs</w:t>
            </w:r>
          </w:p>
        </w:tc>
        <w:tc>
          <w:tcPr>
            <w:tcW w:w="808" w:type="dxa"/>
            <w:tcBorders>
              <w:top w:val="single" w:sz="4" w:space="0" w:color="7F7F7F" w:themeColor="text1" w:themeTint="80"/>
              <w:bottom w:val="single" w:sz="4" w:space="0" w:color="000000"/>
            </w:tcBorders>
          </w:tcPr>
          <w:p w14:paraId="4C2AD84D" w14:textId="1224355C" w:rsidR="00662A0D" w:rsidRDefault="00662A0D" w:rsidP="0088736A">
            <w:pPr>
              <w:pStyle w:val="TableParagraph"/>
              <w:spacing w:before="1"/>
              <w:ind w:left="9"/>
              <w:jc w:val="center"/>
              <w:rPr>
                <w:b/>
                <w:sz w:val="20"/>
              </w:rPr>
            </w:pPr>
            <w:r w:rsidRPr="00906C20">
              <w:rPr>
                <w:b/>
                <w:bCs/>
                <w:sz w:val="20"/>
              </w:rPr>
              <w:t>2</w:t>
            </w:r>
          </w:p>
        </w:tc>
      </w:tr>
      <w:tr w:rsidR="00DA46C4" w14:paraId="28434E23" w14:textId="77777777" w:rsidTr="00A31B73">
        <w:trPr>
          <w:trHeight w:val="3172"/>
        </w:trPr>
        <w:tc>
          <w:tcPr>
            <w:tcW w:w="2026" w:type="dxa"/>
            <w:tcBorders>
              <w:bottom w:val="single" w:sz="4" w:space="0" w:color="000000"/>
            </w:tcBorders>
          </w:tcPr>
          <w:p w14:paraId="5D0394EE" w14:textId="77777777" w:rsidR="00DA46C4" w:rsidRDefault="00DA46C4">
            <w:pPr>
              <w:pStyle w:val="TableParagraph"/>
              <w:numPr>
                <w:ilvl w:val="0"/>
                <w:numId w:val="17"/>
              </w:numPr>
              <w:spacing w:before="1"/>
              <w:rPr>
                <w:bCs/>
                <w:sz w:val="20"/>
              </w:rPr>
            </w:pPr>
            <w:r>
              <w:rPr>
                <w:bCs/>
                <w:sz w:val="20"/>
              </w:rPr>
              <w:t>Setting up of TMA</w:t>
            </w:r>
          </w:p>
          <w:p w14:paraId="18930153" w14:textId="6D756512" w:rsidR="00DA46C4" w:rsidRPr="00AE7009" w:rsidRDefault="00DA46C4" w:rsidP="00DA46C4">
            <w:pPr>
              <w:pStyle w:val="TableParagraph"/>
              <w:spacing w:before="1"/>
              <w:rPr>
                <w:bCs/>
                <w:sz w:val="20"/>
              </w:rPr>
            </w:pPr>
            <w:r>
              <w:rPr>
                <w:bCs/>
                <w:sz w:val="20"/>
              </w:rPr>
              <w:t xml:space="preserve">       - Lowering of Blade</w:t>
            </w:r>
          </w:p>
        </w:tc>
        <w:tc>
          <w:tcPr>
            <w:tcW w:w="2268" w:type="dxa"/>
            <w:tcBorders>
              <w:bottom w:val="single" w:sz="4" w:space="0" w:color="000000"/>
            </w:tcBorders>
          </w:tcPr>
          <w:p w14:paraId="5AA692FC" w14:textId="4BB351FC" w:rsidR="00DA46C4" w:rsidRDefault="00DA46C4" w:rsidP="00DA46C4">
            <w:pPr>
              <w:pStyle w:val="TableParagraph"/>
              <w:spacing w:before="1" w:line="240" w:lineRule="atLeast"/>
              <w:ind w:right="109"/>
              <w:rPr>
                <w:sz w:val="20"/>
              </w:rPr>
            </w:pPr>
            <w:r>
              <w:rPr>
                <w:sz w:val="20"/>
              </w:rPr>
              <w:t>Crushing injuries, vehicular damage, car accident</w:t>
            </w:r>
          </w:p>
        </w:tc>
        <w:tc>
          <w:tcPr>
            <w:tcW w:w="807" w:type="dxa"/>
            <w:tcBorders>
              <w:bottom w:val="single" w:sz="4" w:space="0" w:color="000000"/>
            </w:tcBorders>
          </w:tcPr>
          <w:p w14:paraId="4361B27A" w14:textId="395D007F" w:rsidR="00DA46C4" w:rsidRDefault="00DA46C4" w:rsidP="00DA46C4">
            <w:pPr>
              <w:pStyle w:val="TableParagraph"/>
              <w:spacing w:before="1"/>
              <w:ind w:left="13"/>
              <w:jc w:val="center"/>
              <w:rPr>
                <w:b/>
                <w:sz w:val="20"/>
              </w:rPr>
            </w:pPr>
            <w:r>
              <w:rPr>
                <w:b/>
                <w:sz w:val="20"/>
              </w:rPr>
              <w:t>1</w:t>
            </w:r>
          </w:p>
        </w:tc>
        <w:tc>
          <w:tcPr>
            <w:tcW w:w="7131" w:type="dxa"/>
            <w:tcBorders>
              <w:bottom w:val="single" w:sz="4" w:space="0" w:color="000000"/>
            </w:tcBorders>
          </w:tcPr>
          <w:p w14:paraId="3FE8DAB5" w14:textId="77777777" w:rsidR="00DA46C4" w:rsidRDefault="00DA46C4">
            <w:pPr>
              <w:pStyle w:val="TableParagraph"/>
              <w:numPr>
                <w:ilvl w:val="0"/>
                <w:numId w:val="33"/>
              </w:numPr>
              <w:tabs>
                <w:tab w:val="left" w:pos="471"/>
              </w:tabs>
              <w:spacing w:before="1" w:line="240" w:lineRule="atLeast"/>
              <w:ind w:right="142"/>
              <w:rPr>
                <w:sz w:val="20"/>
              </w:rPr>
            </w:pPr>
            <w:r>
              <w:rPr>
                <w:sz w:val="20"/>
              </w:rPr>
              <w:t xml:space="preserve">An exclusion zone of 40m shall be maintained to vehicles and </w:t>
            </w:r>
            <w:proofErr w:type="gramStart"/>
            <w:r>
              <w:rPr>
                <w:sz w:val="20"/>
              </w:rPr>
              <w:t>persons</w:t>
            </w:r>
            <w:proofErr w:type="gramEnd"/>
            <w:r>
              <w:rPr>
                <w:sz w:val="20"/>
              </w:rPr>
              <w:t xml:space="preserve"> when the blade is lowered into position.</w:t>
            </w:r>
          </w:p>
          <w:p w14:paraId="631B3209" w14:textId="77777777" w:rsidR="00DA46C4" w:rsidRDefault="00DA46C4" w:rsidP="00DA46C4">
            <w:pPr>
              <w:pStyle w:val="TableParagraph"/>
              <w:tabs>
                <w:tab w:val="left" w:pos="471"/>
              </w:tabs>
              <w:spacing w:before="1" w:line="240" w:lineRule="atLeast"/>
              <w:ind w:left="470" w:right="142"/>
              <w:rPr>
                <w:sz w:val="20"/>
              </w:rPr>
            </w:pPr>
          </w:p>
          <w:p w14:paraId="255B6CC5" w14:textId="77777777" w:rsidR="00DA46C4" w:rsidRDefault="00DA46C4">
            <w:pPr>
              <w:pStyle w:val="TableParagraph"/>
              <w:numPr>
                <w:ilvl w:val="0"/>
                <w:numId w:val="33"/>
              </w:numPr>
              <w:tabs>
                <w:tab w:val="left" w:pos="471"/>
              </w:tabs>
              <w:spacing w:before="1" w:line="240" w:lineRule="atLeast"/>
              <w:ind w:right="142"/>
              <w:rPr>
                <w:sz w:val="20"/>
              </w:rPr>
            </w:pPr>
            <w:r>
              <w:rPr>
                <w:sz w:val="20"/>
              </w:rPr>
              <w:t xml:space="preserve">TMA Operator to confirm with team leader that blade is ready for deployment over </w:t>
            </w:r>
            <w:proofErr w:type="gramStart"/>
            <w:r>
              <w:rPr>
                <w:sz w:val="20"/>
              </w:rPr>
              <w:t>two way</w:t>
            </w:r>
            <w:proofErr w:type="gramEnd"/>
            <w:r>
              <w:rPr>
                <w:sz w:val="20"/>
              </w:rPr>
              <w:t xml:space="preserve"> radio.</w:t>
            </w:r>
          </w:p>
          <w:p w14:paraId="3F6891D1" w14:textId="77777777" w:rsidR="00DA46C4" w:rsidRDefault="00DA46C4" w:rsidP="00DA46C4">
            <w:pPr>
              <w:pStyle w:val="TableParagraph"/>
              <w:tabs>
                <w:tab w:val="left" w:pos="471"/>
              </w:tabs>
              <w:spacing w:before="1" w:line="240" w:lineRule="atLeast"/>
              <w:ind w:left="0" w:right="142"/>
              <w:rPr>
                <w:sz w:val="20"/>
              </w:rPr>
            </w:pPr>
          </w:p>
          <w:p w14:paraId="29AEC702" w14:textId="77777777" w:rsidR="00DA46C4" w:rsidRDefault="00DA46C4">
            <w:pPr>
              <w:pStyle w:val="TableParagraph"/>
              <w:numPr>
                <w:ilvl w:val="0"/>
                <w:numId w:val="33"/>
              </w:numPr>
              <w:tabs>
                <w:tab w:val="left" w:pos="471"/>
              </w:tabs>
              <w:spacing w:before="1" w:line="240" w:lineRule="atLeast"/>
              <w:ind w:right="142"/>
              <w:rPr>
                <w:sz w:val="20"/>
              </w:rPr>
            </w:pPr>
            <w:r>
              <w:rPr>
                <w:sz w:val="20"/>
              </w:rPr>
              <w:t xml:space="preserve">TMA operator announces lowering of the blade over </w:t>
            </w:r>
            <w:proofErr w:type="gramStart"/>
            <w:r>
              <w:rPr>
                <w:sz w:val="20"/>
              </w:rPr>
              <w:t>two way</w:t>
            </w:r>
            <w:proofErr w:type="gramEnd"/>
            <w:r>
              <w:rPr>
                <w:sz w:val="20"/>
              </w:rPr>
              <w:t xml:space="preserve"> radio, all TC’s to confirm that they are aware of the operation by return “Copy – Clear – TC Name” and ensure they are &gt;40m away from the blade and no one is in sight of any approaching persons or vehicles</w:t>
            </w:r>
          </w:p>
          <w:p w14:paraId="31156787" w14:textId="77777777" w:rsidR="00DA46C4" w:rsidRDefault="00DA46C4" w:rsidP="00DA46C4">
            <w:pPr>
              <w:pStyle w:val="TableParagraph"/>
              <w:tabs>
                <w:tab w:val="left" w:pos="471"/>
              </w:tabs>
              <w:spacing w:before="1" w:line="240" w:lineRule="atLeast"/>
              <w:ind w:left="470" w:right="142"/>
              <w:rPr>
                <w:sz w:val="20"/>
              </w:rPr>
            </w:pPr>
          </w:p>
          <w:p w14:paraId="1D316AAE" w14:textId="77777777" w:rsidR="00DA46C4" w:rsidRPr="005077C5" w:rsidRDefault="00DA46C4">
            <w:pPr>
              <w:pStyle w:val="ListParagraph"/>
              <w:numPr>
                <w:ilvl w:val="0"/>
                <w:numId w:val="33"/>
              </w:numPr>
              <w:rPr>
                <w:sz w:val="20"/>
              </w:rPr>
            </w:pPr>
            <w:r w:rsidRPr="005077C5">
              <w:rPr>
                <w:sz w:val="20"/>
              </w:rPr>
              <w:t xml:space="preserve">All cameras and mirrors </w:t>
            </w:r>
            <w:proofErr w:type="gramStart"/>
            <w:r w:rsidRPr="005077C5">
              <w:rPr>
                <w:sz w:val="20"/>
              </w:rPr>
              <w:t>shall</w:t>
            </w:r>
            <w:proofErr w:type="gramEnd"/>
            <w:r w:rsidRPr="005077C5">
              <w:rPr>
                <w:sz w:val="20"/>
              </w:rPr>
              <w:t xml:space="preserve"> be checked prior to lowering the blade.</w:t>
            </w:r>
          </w:p>
          <w:p w14:paraId="0BD65760" w14:textId="77777777" w:rsidR="00DA46C4" w:rsidRDefault="00DA46C4" w:rsidP="00DA46C4">
            <w:pPr>
              <w:pStyle w:val="ListParagraph"/>
              <w:rPr>
                <w:sz w:val="20"/>
              </w:rPr>
            </w:pPr>
          </w:p>
          <w:p w14:paraId="1608BF80" w14:textId="40C59690" w:rsidR="00DA46C4" w:rsidRDefault="007E2867" w:rsidP="00DA46C4">
            <w:pPr>
              <w:pStyle w:val="TableParagraph"/>
              <w:tabs>
                <w:tab w:val="left" w:pos="471"/>
              </w:tabs>
              <w:spacing w:before="1" w:line="240" w:lineRule="atLeast"/>
              <w:ind w:right="142"/>
              <w:rPr>
                <w:sz w:val="20"/>
              </w:rPr>
            </w:pPr>
            <w:r w:rsidRPr="007E2867">
              <w:rPr>
                <w:b/>
                <w:bCs/>
                <w:sz w:val="20"/>
              </w:rPr>
              <w:t>NOTE:</w:t>
            </w:r>
            <w:r>
              <w:rPr>
                <w:sz w:val="20"/>
              </w:rPr>
              <w:t xml:space="preserve"> </w:t>
            </w:r>
            <w:r w:rsidR="00DA46C4">
              <w:rPr>
                <w:sz w:val="20"/>
              </w:rPr>
              <w:t>If the TMA cameras, audible alarms or mirrors are defective or inoperable prior to the lowering of the blade – the truck shall return to the depot and all works stopped and the site packed up.</w:t>
            </w:r>
          </w:p>
        </w:tc>
        <w:tc>
          <w:tcPr>
            <w:tcW w:w="1560" w:type="dxa"/>
            <w:tcBorders>
              <w:bottom w:val="single" w:sz="4" w:space="0" w:color="000000"/>
            </w:tcBorders>
          </w:tcPr>
          <w:p w14:paraId="6DF6A1A1" w14:textId="77777777" w:rsidR="00DA46C4" w:rsidRPr="005077C5" w:rsidRDefault="00DA46C4" w:rsidP="00DA46C4">
            <w:pPr>
              <w:pStyle w:val="TableParagraph"/>
              <w:spacing w:before="1"/>
              <w:ind w:left="111"/>
              <w:jc w:val="center"/>
              <w:rPr>
                <w:sz w:val="20"/>
              </w:rPr>
            </w:pPr>
            <w:r w:rsidRPr="005077C5">
              <w:rPr>
                <w:sz w:val="20"/>
              </w:rPr>
              <w:t>Team Leader,</w:t>
            </w:r>
          </w:p>
          <w:p w14:paraId="29A38EC8" w14:textId="77777777" w:rsidR="00DA46C4" w:rsidRPr="005077C5" w:rsidRDefault="00DA46C4" w:rsidP="00DA46C4">
            <w:pPr>
              <w:pStyle w:val="TableParagraph"/>
              <w:spacing w:before="1"/>
              <w:ind w:left="111"/>
              <w:jc w:val="center"/>
              <w:rPr>
                <w:sz w:val="20"/>
              </w:rPr>
            </w:pPr>
            <w:r w:rsidRPr="005077C5">
              <w:rPr>
                <w:sz w:val="20"/>
              </w:rPr>
              <w:t>TMA Operator</w:t>
            </w:r>
          </w:p>
          <w:p w14:paraId="02A95AB6" w14:textId="77777777" w:rsidR="00DA46C4" w:rsidRPr="005077C5" w:rsidRDefault="00DA46C4" w:rsidP="00DA46C4">
            <w:pPr>
              <w:pStyle w:val="TableParagraph"/>
              <w:spacing w:before="1"/>
              <w:ind w:left="111"/>
              <w:jc w:val="center"/>
              <w:rPr>
                <w:sz w:val="20"/>
              </w:rPr>
            </w:pPr>
            <w:r w:rsidRPr="005077C5">
              <w:rPr>
                <w:sz w:val="20"/>
              </w:rPr>
              <w:t>&amp;</w:t>
            </w:r>
          </w:p>
          <w:p w14:paraId="68A7486C" w14:textId="3609B99B" w:rsidR="00DA46C4" w:rsidRPr="006A24B5" w:rsidRDefault="00DA46C4" w:rsidP="00DA46C4">
            <w:pPr>
              <w:pStyle w:val="TableParagraph"/>
              <w:spacing w:before="1"/>
              <w:ind w:left="111"/>
              <w:jc w:val="center"/>
              <w:rPr>
                <w:sz w:val="20"/>
              </w:rPr>
            </w:pPr>
            <w:r w:rsidRPr="005077C5">
              <w:rPr>
                <w:sz w:val="20"/>
              </w:rPr>
              <w:t>TCs</w:t>
            </w:r>
          </w:p>
        </w:tc>
        <w:tc>
          <w:tcPr>
            <w:tcW w:w="808" w:type="dxa"/>
            <w:tcBorders>
              <w:bottom w:val="single" w:sz="4" w:space="0" w:color="000000"/>
            </w:tcBorders>
          </w:tcPr>
          <w:p w14:paraId="7492368A" w14:textId="2E223FB6" w:rsidR="00DA46C4" w:rsidRPr="00906C20" w:rsidRDefault="00DA46C4" w:rsidP="00DA46C4">
            <w:pPr>
              <w:pStyle w:val="TableParagraph"/>
              <w:spacing w:before="1"/>
              <w:ind w:left="9"/>
              <w:jc w:val="center"/>
              <w:rPr>
                <w:b/>
                <w:bCs/>
                <w:sz w:val="20"/>
              </w:rPr>
            </w:pPr>
            <w:r>
              <w:rPr>
                <w:b/>
                <w:bCs/>
                <w:sz w:val="20"/>
              </w:rPr>
              <w:t>2</w:t>
            </w:r>
          </w:p>
        </w:tc>
      </w:tr>
      <w:tr w:rsidR="00DA46C4" w14:paraId="0CCCB028" w14:textId="77777777" w:rsidTr="0088736A">
        <w:trPr>
          <w:trHeight w:val="489"/>
        </w:trPr>
        <w:tc>
          <w:tcPr>
            <w:tcW w:w="2026" w:type="dxa"/>
          </w:tcPr>
          <w:p w14:paraId="44247FF8" w14:textId="6F938E50" w:rsidR="00DA46C4" w:rsidRPr="00FF6899" w:rsidRDefault="00DA46C4" w:rsidP="00DA46C4">
            <w:pPr>
              <w:pStyle w:val="TableParagraph"/>
              <w:spacing w:before="1"/>
              <w:rPr>
                <w:b/>
                <w:sz w:val="20"/>
              </w:rPr>
            </w:pPr>
            <w:r>
              <w:rPr>
                <w:b/>
                <w:sz w:val="20"/>
              </w:rPr>
              <w:t>5</w:t>
            </w:r>
            <w:r w:rsidRPr="00FF6899">
              <w:rPr>
                <w:b/>
                <w:sz w:val="20"/>
              </w:rPr>
              <w:t>.0</w:t>
            </w:r>
            <w:r>
              <w:rPr>
                <w:b/>
                <w:sz w:val="20"/>
              </w:rPr>
              <w:t xml:space="preserve"> </w:t>
            </w:r>
            <w:r w:rsidRPr="00FF6899">
              <w:rPr>
                <w:bCs/>
                <w:sz w:val="20"/>
              </w:rPr>
              <w:t xml:space="preserve">All workers to stay within worksite – </w:t>
            </w:r>
            <w:r w:rsidRPr="00FF6899">
              <w:rPr>
                <w:b/>
                <w:i/>
                <w:iCs/>
                <w:sz w:val="20"/>
              </w:rPr>
              <w:t>Crossing the road on foot prohibited</w:t>
            </w:r>
            <w:r>
              <w:rPr>
                <w:b/>
                <w:i/>
                <w:iCs/>
                <w:sz w:val="20"/>
              </w:rPr>
              <w:t>!</w:t>
            </w:r>
          </w:p>
        </w:tc>
        <w:tc>
          <w:tcPr>
            <w:tcW w:w="2268" w:type="dxa"/>
          </w:tcPr>
          <w:p w14:paraId="699CD7D6" w14:textId="3EC870DC" w:rsidR="00DA46C4" w:rsidRPr="00FF6899" w:rsidRDefault="00DA46C4" w:rsidP="00DA46C4">
            <w:pPr>
              <w:widowControl/>
              <w:autoSpaceDE/>
              <w:autoSpaceDN/>
              <w:spacing w:before="164" w:line="196" w:lineRule="exact"/>
              <w:ind w:right="-144"/>
              <w:rPr>
                <w:rFonts w:eastAsia="Times New Roman"/>
                <w:sz w:val="20"/>
                <w:szCs w:val="20"/>
                <w:lang w:bidi="ar-SA"/>
              </w:rPr>
            </w:pPr>
            <w:r>
              <w:rPr>
                <w:rFonts w:asciiTheme="minorHAnsi" w:eastAsia="Arial" w:hAnsiTheme="minorHAnsi" w:cstheme="minorHAnsi"/>
                <w:color w:val="272C3D"/>
                <w:w w:val="99"/>
                <w:sz w:val="20"/>
                <w:szCs w:val="20"/>
                <w:lang w:val="en-AU" w:bidi="ar-SA"/>
              </w:rPr>
              <w:t xml:space="preserve"> </w:t>
            </w:r>
            <w:r w:rsidRPr="00FF6899">
              <w:rPr>
                <w:rFonts w:eastAsia="Arial"/>
                <w:color w:val="272C3D"/>
                <w:w w:val="99"/>
                <w:sz w:val="20"/>
                <w:szCs w:val="20"/>
                <w:lang w:bidi="ar-SA"/>
              </w:rPr>
              <w:t>Hit by fast</w:t>
            </w:r>
            <w:r w:rsidRPr="00FF6899">
              <w:rPr>
                <w:rFonts w:eastAsia="Arial"/>
                <w:color w:val="272C3D"/>
                <w:sz w:val="20"/>
                <w:szCs w:val="20"/>
                <w:lang w:bidi="ar-SA"/>
              </w:rPr>
              <w:t> </w:t>
            </w:r>
            <w:r w:rsidRPr="00FF6899">
              <w:rPr>
                <w:rFonts w:eastAsia="Arial"/>
                <w:color w:val="272C3D"/>
                <w:w w:val="101"/>
                <w:sz w:val="20"/>
                <w:szCs w:val="20"/>
                <w:lang w:bidi="ar-SA"/>
              </w:rPr>
              <w:t>moving vehicle</w:t>
            </w:r>
            <w:r>
              <w:rPr>
                <w:rFonts w:eastAsia="Arial"/>
                <w:color w:val="272C3D"/>
                <w:w w:val="101"/>
                <w:sz w:val="20"/>
                <w:szCs w:val="20"/>
                <w:lang w:val="en-AU" w:bidi="ar-SA"/>
              </w:rPr>
              <w:t>,</w:t>
            </w:r>
            <w:r w:rsidRPr="00FF6899">
              <w:rPr>
                <w:rFonts w:eastAsia="Arial"/>
                <w:color w:val="272C3D"/>
                <w:sz w:val="20"/>
                <w:szCs w:val="20"/>
                <w:lang w:bidi="ar-SA"/>
              </w:rPr>
              <w:t> </w:t>
            </w:r>
          </w:p>
          <w:p w14:paraId="442932B0" w14:textId="7B8A51CA" w:rsidR="00DA46C4" w:rsidRDefault="00DA46C4" w:rsidP="00DA46C4">
            <w:pPr>
              <w:pStyle w:val="TableParagraph"/>
              <w:spacing w:before="1" w:line="240" w:lineRule="atLeast"/>
              <w:ind w:left="0" w:right="109"/>
              <w:rPr>
                <w:sz w:val="20"/>
              </w:rPr>
            </w:pPr>
            <w:r>
              <w:rPr>
                <w:sz w:val="20"/>
              </w:rPr>
              <w:t xml:space="preserve"> personal crush injuries.</w:t>
            </w:r>
          </w:p>
          <w:p w14:paraId="474E1FD1" w14:textId="1B9F56C5" w:rsidR="00DA46C4" w:rsidRDefault="00DA46C4" w:rsidP="00DA46C4">
            <w:pPr>
              <w:pStyle w:val="TableParagraph"/>
              <w:spacing w:before="1" w:line="240" w:lineRule="atLeast"/>
              <w:ind w:right="109"/>
              <w:rPr>
                <w:sz w:val="20"/>
              </w:rPr>
            </w:pPr>
          </w:p>
        </w:tc>
        <w:tc>
          <w:tcPr>
            <w:tcW w:w="807" w:type="dxa"/>
          </w:tcPr>
          <w:p w14:paraId="1B275CC9" w14:textId="03B34810" w:rsidR="00DA46C4" w:rsidRDefault="00DA46C4" w:rsidP="00DA46C4">
            <w:pPr>
              <w:pStyle w:val="TableParagraph"/>
              <w:spacing w:before="1"/>
              <w:ind w:left="13"/>
              <w:jc w:val="center"/>
              <w:rPr>
                <w:b/>
                <w:sz w:val="20"/>
              </w:rPr>
            </w:pPr>
            <w:r>
              <w:rPr>
                <w:b/>
                <w:sz w:val="20"/>
              </w:rPr>
              <w:t>1</w:t>
            </w:r>
          </w:p>
        </w:tc>
        <w:tc>
          <w:tcPr>
            <w:tcW w:w="7131" w:type="dxa"/>
          </w:tcPr>
          <w:p w14:paraId="0FC44ED8" w14:textId="7A294245" w:rsidR="00DA46C4" w:rsidRDefault="00DA46C4">
            <w:pPr>
              <w:pStyle w:val="TableParagraph"/>
              <w:numPr>
                <w:ilvl w:val="0"/>
                <w:numId w:val="19"/>
              </w:numPr>
              <w:tabs>
                <w:tab w:val="left" w:pos="471"/>
              </w:tabs>
              <w:spacing w:before="1" w:line="240" w:lineRule="atLeast"/>
              <w:ind w:right="142"/>
              <w:rPr>
                <w:sz w:val="20"/>
              </w:rPr>
            </w:pPr>
            <w:proofErr w:type="gramStart"/>
            <w:r>
              <w:rPr>
                <w:sz w:val="20"/>
              </w:rPr>
              <w:t>Any  multi</w:t>
            </w:r>
            <w:proofErr w:type="gramEnd"/>
            <w:r>
              <w:rPr>
                <w:sz w:val="20"/>
              </w:rPr>
              <w:t xml:space="preserve">-lane road crossings shall be made by traffic </w:t>
            </w:r>
            <w:proofErr w:type="gramStart"/>
            <w:r>
              <w:rPr>
                <w:sz w:val="20"/>
              </w:rPr>
              <w:t>vehicle</w:t>
            </w:r>
            <w:proofErr w:type="gramEnd"/>
            <w:r>
              <w:rPr>
                <w:sz w:val="20"/>
              </w:rPr>
              <w:t xml:space="preserve"> only.</w:t>
            </w:r>
          </w:p>
          <w:p w14:paraId="63D725C4" w14:textId="7C4DE5E3" w:rsidR="00DA46C4" w:rsidRDefault="00DA46C4">
            <w:pPr>
              <w:pStyle w:val="TableParagraph"/>
              <w:numPr>
                <w:ilvl w:val="0"/>
                <w:numId w:val="19"/>
              </w:numPr>
              <w:tabs>
                <w:tab w:val="left" w:pos="471"/>
              </w:tabs>
              <w:spacing w:before="1" w:line="240" w:lineRule="atLeast"/>
              <w:ind w:right="142"/>
              <w:rPr>
                <w:sz w:val="20"/>
              </w:rPr>
            </w:pPr>
            <w:r>
              <w:rPr>
                <w:sz w:val="20"/>
              </w:rPr>
              <w:t>Police or Emergency Service may assist in highway crossings where necessary</w:t>
            </w:r>
          </w:p>
          <w:p w14:paraId="29FEB569" w14:textId="2A3C4570" w:rsidR="00DA46C4" w:rsidRPr="006A24B5" w:rsidRDefault="00DA46C4">
            <w:pPr>
              <w:pStyle w:val="TableParagraph"/>
              <w:numPr>
                <w:ilvl w:val="0"/>
                <w:numId w:val="19"/>
              </w:numPr>
              <w:tabs>
                <w:tab w:val="left" w:pos="471"/>
              </w:tabs>
              <w:spacing w:before="1" w:line="240" w:lineRule="atLeast"/>
              <w:ind w:right="142"/>
              <w:rPr>
                <w:sz w:val="20"/>
              </w:rPr>
            </w:pPr>
            <w:r w:rsidRPr="006A24B5">
              <w:rPr>
                <w:sz w:val="20"/>
              </w:rPr>
              <w:t xml:space="preserve">No work to be undertaken during </w:t>
            </w:r>
            <w:r>
              <w:rPr>
                <w:sz w:val="20"/>
              </w:rPr>
              <w:t xml:space="preserve">heavy </w:t>
            </w:r>
            <w:r w:rsidRPr="006A24B5">
              <w:rPr>
                <w:sz w:val="20"/>
              </w:rPr>
              <w:t xml:space="preserve">rain periods or poor visibility </w:t>
            </w:r>
            <w:r>
              <w:rPr>
                <w:sz w:val="20"/>
              </w:rPr>
              <w:t>(fog) the site must be shut down and all vehicles moved to a safe rest area (off the road) until the weather dissipates</w:t>
            </w:r>
          </w:p>
          <w:p w14:paraId="3E33C28D" w14:textId="2279A7E2" w:rsidR="00DA46C4" w:rsidRPr="006A24B5" w:rsidRDefault="00DA46C4">
            <w:pPr>
              <w:pStyle w:val="TableParagraph"/>
              <w:numPr>
                <w:ilvl w:val="0"/>
                <w:numId w:val="19"/>
              </w:numPr>
              <w:tabs>
                <w:tab w:val="left" w:pos="471"/>
              </w:tabs>
              <w:spacing w:before="1" w:line="240" w:lineRule="atLeast"/>
              <w:ind w:right="142"/>
              <w:rPr>
                <w:sz w:val="20"/>
              </w:rPr>
            </w:pPr>
            <w:r w:rsidRPr="006A24B5">
              <w:rPr>
                <w:sz w:val="20"/>
              </w:rPr>
              <w:t>Undertake mandatory daily pre-start meeting prior to commencing</w:t>
            </w:r>
            <w:r>
              <w:rPr>
                <w:sz w:val="20"/>
              </w:rPr>
              <w:t xml:space="preserve"> all work</w:t>
            </w:r>
            <w:r w:rsidRPr="006A24B5">
              <w:rPr>
                <w:sz w:val="20"/>
              </w:rPr>
              <w:t xml:space="preserve">. </w:t>
            </w:r>
          </w:p>
          <w:p w14:paraId="2E0FDA4C" w14:textId="26BDFE54" w:rsidR="00DA46C4" w:rsidRPr="006A24B5" w:rsidRDefault="00DA46C4">
            <w:pPr>
              <w:pStyle w:val="TableParagraph"/>
              <w:numPr>
                <w:ilvl w:val="0"/>
                <w:numId w:val="19"/>
              </w:numPr>
              <w:tabs>
                <w:tab w:val="left" w:pos="471"/>
              </w:tabs>
              <w:spacing w:before="1" w:line="240" w:lineRule="atLeast"/>
              <w:ind w:right="142"/>
              <w:rPr>
                <w:sz w:val="20"/>
              </w:rPr>
            </w:pPr>
            <w:proofErr w:type="gramStart"/>
            <w:r w:rsidRPr="006A24B5">
              <w:rPr>
                <w:sz w:val="20"/>
              </w:rPr>
              <w:t>Consider the speed and</w:t>
            </w:r>
            <w:r>
              <w:rPr>
                <w:sz w:val="20"/>
              </w:rPr>
              <w:t xml:space="preserve"> </w:t>
            </w:r>
            <w:r w:rsidRPr="006A24B5">
              <w:rPr>
                <w:sz w:val="20"/>
              </w:rPr>
              <w:t>road environment</w:t>
            </w:r>
            <w:r>
              <w:rPr>
                <w:sz w:val="20"/>
              </w:rPr>
              <w:t xml:space="preserve"> at all times</w:t>
            </w:r>
            <w:proofErr w:type="gramEnd"/>
            <w:r>
              <w:rPr>
                <w:sz w:val="20"/>
              </w:rPr>
              <w:t xml:space="preserve"> on site</w:t>
            </w:r>
            <w:r w:rsidRPr="006A24B5">
              <w:rPr>
                <w:sz w:val="20"/>
              </w:rPr>
              <w:t xml:space="preserve">. </w:t>
            </w:r>
          </w:p>
          <w:p w14:paraId="501F45EA" w14:textId="6A6F297D" w:rsidR="00DA46C4" w:rsidRDefault="00DA46C4">
            <w:pPr>
              <w:pStyle w:val="TableParagraph"/>
              <w:numPr>
                <w:ilvl w:val="0"/>
                <w:numId w:val="19"/>
              </w:numPr>
              <w:tabs>
                <w:tab w:val="left" w:pos="471"/>
              </w:tabs>
              <w:spacing w:before="1" w:line="240" w:lineRule="atLeast"/>
              <w:ind w:right="142"/>
              <w:rPr>
                <w:sz w:val="20"/>
              </w:rPr>
            </w:pPr>
            <w:r w:rsidRPr="006A24B5">
              <w:rPr>
                <w:sz w:val="20"/>
              </w:rPr>
              <w:t>Consider lane closure restrictions</w:t>
            </w:r>
            <w:r>
              <w:rPr>
                <w:sz w:val="20"/>
              </w:rPr>
              <w:t xml:space="preserve"> and ensure the TGS mirrors all lane indicators.</w:t>
            </w:r>
          </w:p>
        </w:tc>
        <w:tc>
          <w:tcPr>
            <w:tcW w:w="1560" w:type="dxa"/>
          </w:tcPr>
          <w:p w14:paraId="118E262E" w14:textId="77777777" w:rsidR="00DA46C4" w:rsidRPr="006A24B5" w:rsidRDefault="00DA46C4" w:rsidP="00DA46C4">
            <w:pPr>
              <w:pStyle w:val="TableParagraph"/>
              <w:spacing w:before="1"/>
              <w:ind w:left="111"/>
              <w:jc w:val="center"/>
              <w:rPr>
                <w:sz w:val="20"/>
              </w:rPr>
            </w:pPr>
            <w:r w:rsidRPr="006A24B5">
              <w:rPr>
                <w:sz w:val="20"/>
              </w:rPr>
              <w:t>Team Leader,</w:t>
            </w:r>
          </w:p>
          <w:p w14:paraId="155B73FA" w14:textId="77777777" w:rsidR="00DA46C4" w:rsidRPr="006A24B5" w:rsidRDefault="00DA46C4" w:rsidP="00DA46C4">
            <w:pPr>
              <w:pStyle w:val="TableParagraph"/>
              <w:spacing w:before="1"/>
              <w:ind w:left="111"/>
              <w:jc w:val="center"/>
              <w:rPr>
                <w:sz w:val="20"/>
              </w:rPr>
            </w:pPr>
            <w:r w:rsidRPr="006A24B5">
              <w:rPr>
                <w:sz w:val="20"/>
              </w:rPr>
              <w:t>TMA Operator</w:t>
            </w:r>
          </w:p>
          <w:p w14:paraId="707CF950" w14:textId="77777777" w:rsidR="00DA46C4" w:rsidRPr="006A24B5" w:rsidRDefault="00DA46C4" w:rsidP="00DA46C4">
            <w:pPr>
              <w:pStyle w:val="TableParagraph"/>
              <w:spacing w:before="1"/>
              <w:ind w:left="111"/>
              <w:jc w:val="center"/>
              <w:rPr>
                <w:sz w:val="20"/>
              </w:rPr>
            </w:pPr>
            <w:r w:rsidRPr="006A24B5">
              <w:rPr>
                <w:sz w:val="20"/>
              </w:rPr>
              <w:t>&amp;</w:t>
            </w:r>
          </w:p>
          <w:p w14:paraId="5AC9F301" w14:textId="05755472" w:rsidR="00DA46C4" w:rsidRPr="00914394" w:rsidRDefault="00DA46C4" w:rsidP="00DA46C4">
            <w:pPr>
              <w:pStyle w:val="TableParagraph"/>
              <w:spacing w:before="1"/>
              <w:ind w:left="111"/>
              <w:jc w:val="center"/>
              <w:rPr>
                <w:sz w:val="20"/>
              </w:rPr>
            </w:pPr>
            <w:r w:rsidRPr="006A24B5">
              <w:rPr>
                <w:sz w:val="20"/>
              </w:rPr>
              <w:t>TCs</w:t>
            </w:r>
          </w:p>
        </w:tc>
        <w:tc>
          <w:tcPr>
            <w:tcW w:w="808" w:type="dxa"/>
          </w:tcPr>
          <w:p w14:paraId="107C54C4" w14:textId="2770EB99" w:rsidR="00DA46C4" w:rsidRDefault="00DA46C4" w:rsidP="00DA46C4">
            <w:pPr>
              <w:pStyle w:val="TableParagraph"/>
              <w:spacing w:before="1"/>
              <w:ind w:left="9"/>
              <w:jc w:val="center"/>
              <w:rPr>
                <w:b/>
                <w:sz w:val="20"/>
              </w:rPr>
            </w:pPr>
            <w:r>
              <w:rPr>
                <w:b/>
                <w:sz w:val="20"/>
              </w:rPr>
              <w:t>2</w:t>
            </w:r>
          </w:p>
        </w:tc>
      </w:tr>
      <w:tr w:rsidR="007E2867" w14:paraId="2E464990" w14:textId="77777777" w:rsidTr="00085ADC">
        <w:trPr>
          <w:trHeight w:val="557"/>
        </w:trPr>
        <w:tc>
          <w:tcPr>
            <w:tcW w:w="2026" w:type="dxa"/>
            <w:tcBorders>
              <w:bottom w:val="single" w:sz="4" w:space="0" w:color="000000"/>
            </w:tcBorders>
            <w:shd w:val="clear" w:color="auto" w:fill="D9D9D9" w:themeFill="background1" w:themeFillShade="D9"/>
          </w:tcPr>
          <w:p w14:paraId="718FE8B2" w14:textId="527A37B5" w:rsidR="007E2867" w:rsidRDefault="007E2867" w:rsidP="007E2867">
            <w:pPr>
              <w:pStyle w:val="TableParagraph"/>
              <w:spacing w:before="1"/>
              <w:ind w:left="0"/>
              <w:rPr>
                <w:b/>
                <w:sz w:val="20"/>
                <w:szCs w:val="20"/>
              </w:rPr>
            </w:pPr>
            <w:r>
              <w:rPr>
                <w:b/>
                <w:sz w:val="20"/>
              </w:rPr>
              <w:lastRenderedPageBreak/>
              <w:t>Steps in Activity</w:t>
            </w:r>
          </w:p>
        </w:tc>
        <w:tc>
          <w:tcPr>
            <w:tcW w:w="2268" w:type="dxa"/>
            <w:tcBorders>
              <w:bottom w:val="single" w:sz="4" w:space="0" w:color="000000"/>
            </w:tcBorders>
            <w:shd w:val="clear" w:color="auto" w:fill="D9D9D9" w:themeFill="background1" w:themeFillShade="D9"/>
          </w:tcPr>
          <w:p w14:paraId="38DEE236" w14:textId="35B80813" w:rsidR="007E2867" w:rsidRDefault="007E2867" w:rsidP="007E2867">
            <w:pPr>
              <w:pStyle w:val="TableParagraph"/>
              <w:spacing w:before="1" w:line="240" w:lineRule="atLeast"/>
              <w:ind w:left="0" w:right="109"/>
              <w:rPr>
                <w:sz w:val="20"/>
              </w:rPr>
            </w:pPr>
            <w:r>
              <w:rPr>
                <w:b/>
                <w:sz w:val="20"/>
              </w:rPr>
              <w:t>Potential Hazards</w:t>
            </w:r>
          </w:p>
        </w:tc>
        <w:tc>
          <w:tcPr>
            <w:tcW w:w="807" w:type="dxa"/>
            <w:tcBorders>
              <w:bottom w:val="single" w:sz="4" w:space="0" w:color="000000"/>
            </w:tcBorders>
            <w:shd w:val="clear" w:color="auto" w:fill="D9D9D9" w:themeFill="background1" w:themeFillShade="D9"/>
          </w:tcPr>
          <w:p w14:paraId="5998FAAC" w14:textId="701A9B43" w:rsidR="007E2867" w:rsidRDefault="007E2867" w:rsidP="007E2867">
            <w:pPr>
              <w:pStyle w:val="TableParagraph"/>
              <w:spacing w:before="1"/>
              <w:ind w:left="13"/>
              <w:jc w:val="center"/>
              <w:rPr>
                <w:b/>
                <w:sz w:val="20"/>
              </w:rPr>
            </w:pPr>
            <w:r>
              <w:rPr>
                <w:b/>
                <w:sz w:val="20"/>
              </w:rPr>
              <w:t>Risk Class</w:t>
            </w:r>
          </w:p>
        </w:tc>
        <w:tc>
          <w:tcPr>
            <w:tcW w:w="7131" w:type="dxa"/>
            <w:tcBorders>
              <w:bottom w:val="single" w:sz="4" w:space="0" w:color="000000"/>
            </w:tcBorders>
            <w:shd w:val="clear" w:color="auto" w:fill="D9D9D9" w:themeFill="background1" w:themeFillShade="D9"/>
          </w:tcPr>
          <w:p w14:paraId="5CD57625" w14:textId="47C35BCA" w:rsidR="007E2867" w:rsidRPr="004464C3" w:rsidRDefault="007E2867" w:rsidP="007E2867">
            <w:pPr>
              <w:pStyle w:val="TableParagraph"/>
              <w:rPr>
                <w:bCs/>
                <w:sz w:val="20"/>
                <w:szCs w:val="20"/>
              </w:rPr>
            </w:pPr>
            <w:r>
              <w:rPr>
                <w:b/>
                <w:sz w:val="20"/>
              </w:rPr>
              <w:t>Risk Control Measure</w:t>
            </w:r>
          </w:p>
        </w:tc>
        <w:tc>
          <w:tcPr>
            <w:tcW w:w="1560" w:type="dxa"/>
            <w:tcBorders>
              <w:bottom w:val="single" w:sz="4" w:space="0" w:color="000000"/>
            </w:tcBorders>
            <w:shd w:val="clear" w:color="auto" w:fill="D9D9D9" w:themeFill="background1" w:themeFillShade="D9"/>
          </w:tcPr>
          <w:p w14:paraId="2CA5375D" w14:textId="77777777" w:rsidR="007E2867" w:rsidRDefault="007E2867" w:rsidP="007E2867">
            <w:pPr>
              <w:pStyle w:val="TableParagraph"/>
              <w:spacing w:line="244" w:lineRule="exact"/>
              <w:ind w:left="106"/>
              <w:jc w:val="center"/>
              <w:rPr>
                <w:b/>
                <w:sz w:val="20"/>
              </w:rPr>
            </w:pPr>
            <w:r>
              <w:rPr>
                <w:b/>
                <w:sz w:val="20"/>
              </w:rPr>
              <w:t>Responsible</w:t>
            </w:r>
          </w:p>
          <w:p w14:paraId="0422453C" w14:textId="5949C29A" w:rsidR="007E2867" w:rsidRPr="006A24B5" w:rsidRDefault="007E2867" w:rsidP="007E2867">
            <w:pPr>
              <w:pStyle w:val="TableParagraph"/>
              <w:spacing w:before="1"/>
              <w:jc w:val="center"/>
              <w:rPr>
                <w:sz w:val="20"/>
              </w:rPr>
            </w:pPr>
            <w:r>
              <w:rPr>
                <w:b/>
                <w:sz w:val="20"/>
              </w:rPr>
              <w:t>Person/s</w:t>
            </w:r>
          </w:p>
        </w:tc>
        <w:tc>
          <w:tcPr>
            <w:tcW w:w="808" w:type="dxa"/>
            <w:tcBorders>
              <w:bottom w:val="single" w:sz="4" w:space="0" w:color="000000"/>
            </w:tcBorders>
            <w:shd w:val="clear" w:color="auto" w:fill="D9D9D9" w:themeFill="background1" w:themeFillShade="D9"/>
          </w:tcPr>
          <w:p w14:paraId="31C6AF78" w14:textId="7DBB6349" w:rsidR="007E2867" w:rsidRPr="00906C20" w:rsidRDefault="007E2867" w:rsidP="007E2867">
            <w:pPr>
              <w:pStyle w:val="TableParagraph"/>
              <w:spacing w:before="1"/>
              <w:ind w:left="9"/>
              <w:jc w:val="center"/>
              <w:rPr>
                <w:b/>
                <w:bCs/>
                <w:sz w:val="20"/>
              </w:rPr>
            </w:pPr>
            <w:r>
              <w:rPr>
                <w:b/>
                <w:sz w:val="20"/>
              </w:rPr>
              <w:t>Residual Risk</w:t>
            </w:r>
          </w:p>
        </w:tc>
      </w:tr>
      <w:tr w:rsidR="007E2867" w14:paraId="2860BA16" w14:textId="77777777" w:rsidTr="00D77783">
        <w:trPr>
          <w:trHeight w:val="3702"/>
        </w:trPr>
        <w:tc>
          <w:tcPr>
            <w:tcW w:w="2026" w:type="dxa"/>
          </w:tcPr>
          <w:p w14:paraId="7CF3DABC" w14:textId="25EAC38F" w:rsidR="007E2867" w:rsidRPr="007D0CC7" w:rsidRDefault="007E2867" w:rsidP="007E2867">
            <w:pPr>
              <w:pStyle w:val="TableParagraph"/>
              <w:spacing w:before="1"/>
              <w:ind w:left="0"/>
              <w:rPr>
                <w:b/>
                <w:sz w:val="20"/>
                <w:szCs w:val="20"/>
              </w:rPr>
            </w:pPr>
            <w:r>
              <w:rPr>
                <w:b/>
                <w:sz w:val="20"/>
                <w:szCs w:val="20"/>
              </w:rPr>
              <w:t>6</w:t>
            </w:r>
            <w:r w:rsidRPr="007D0CC7">
              <w:rPr>
                <w:b/>
                <w:sz w:val="20"/>
                <w:szCs w:val="20"/>
              </w:rPr>
              <w:t xml:space="preserve">.0 </w:t>
            </w:r>
            <w:r w:rsidRPr="004464C3">
              <w:rPr>
                <w:bCs/>
                <w:sz w:val="20"/>
                <w:szCs w:val="20"/>
              </w:rPr>
              <w:t xml:space="preserve">Notes specific to </w:t>
            </w:r>
            <w:r>
              <w:rPr>
                <w:bCs/>
                <w:sz w:val="20"/>
                <w:szCs w:val="20"/>
              </w:rPr>
              <w:t>TMA</w:t>
            </w:r>
            <w:r w:rsidRPr="007D0CC7">
              <w:rPr>
                <w:b/>
                <w:sz w:val="20"/>
                <w:szCs w:val="20"/>
              </w:rPr>
              <w:t xml:space="preserve"> </w:t>
            </w:r>
          </w:p>
          <w:p w14:paraId="1FAE67F9" w14:textId="42CEC4E7" w:rsidR="007E2867" w:rsidRPr="004464C3" w:rsidRDefault="007E2867" w:rsidP="007E2867">
            <w:pPr>
              <w:pStyle w:val="TableParagraph"/>
              <w:spacing w:before="1"/>
              <w:ind w:left="0"/>
              <w:rPr>
                <w:b/>
                <w:sz w:val="20"/>
                <w:szCs w:val="20"/>
              </w:rPr>
            </w:pPr>
          </w:p>
          <w:p w14:paraId="5A162A5C" w14:textId="537929F5" w:rsidR="007E2867" w:rsidRPr="007D0CC7" w:rsidRDefault="007E2867" w:rsidP="007E2867">
            <w:pPr>
              <w:rPr>
                <w:sz w:val="20"/>
                <w:szCs w:val="20"/>
              </w:rPr>
            </w:pPr>
            <w:r w:rsidRPr="007D0CC7">
              <w:rPr>
                <w:sz w:val="20"/>
                <w:szCs w:val="20"/>
              </w:rPr>
              <w:t xml:space="preserve">. </w:t>
            </w:r>
          </w:p>
          <w:p w14:paraId="1F63F0A7" w14:textId="77777777" w:rsidR="007E2867" w:rsidRPr="007D0CC7" w:rsidRDefault="007E2867" w:rsidP="007E2867">
            <w:pPr>
              <w:rPr>
                <w:sz w:val="20"/>
                <w:szCs w:val="20"/>
              </w:rPr>
            </w:pPr>
            <w:r w:rsidRPr="007D0CC7">
              <w:rPr>
                <w:sz w:val="20"/>
                <w:szCs w:val="20"/>
              </w:rPr>
              <w:t xml:space="preserve"> </w:t>
            </w:r>
          </w:p>
          <w:p w14:paraId="1C7621D0" w14:textId="5EBCA556" w:rsidR="007E2867" w:rsidRPr="007D0CC7" w:rsidRDefault="007E2867" w:rsidP="007E2867">
            <w:pPr>
              <w:rPr>
                <w:sz w:val="20"/>
                <w:szCs w:val="20"/>
              </w:rPr>
            </w:pPr>
          </w:p>
          <w:p w14:paraId="11F754FF" w14:textId="77777777" w:rsidR="007E2867" w:rsidRDefault="007E2867" w:rsidP="007E2867">
            <w:pPr>
              <w:rPr>
                <w:sz w:val="20"/>
                <w:szCs w:val="20"/>
              </w:rPr>
            </w:pPr>
          </w:p>
          <w:p w14:paraId="0C2F6673" w14:textId="77777777" w:rsidR="007E2867" w:rsidRDefault="007E2867" w:rsidP="007E2867">
            <w:pPr>
              <w:rPr>
                <w:sz w:val="20"/>
                <w:szCs w:val="20"/>
              </w:rPr>
            </w:pPr>
          </w:p>
          <w:p w14:paraId="10C46EFA" w14:textId="77777777" w:rsidR="007E2867" w:rsidRDefault="007E2867" w:rsidP="007E2867">
            <w:pPr>
              <w:rPr>
                <w:sz w:val="20"/>
                <w:szCs w:val="20"/>
              </w:rPr>
            </w:pPr>
          </w:p>
          <w:p w14:paraId="2A2A72BC" w14:textId="08C3F38E" w:rsidR="007E2867" w:rsidRPr="007D0CC7" w:rsidRDefault="007E2867" w:rsidP="007E2867">
            <w:pPr>
              <w:rPr>
                <w:sz w:val="20"/>
                <w:szCs w:val="20"/>
              </w:rPr>
            </w:pPr>
          </w:p>
          <w:p w14:paraId="03B7664B" w14:textId="7DB56411" w:rsidR="007E2867" w:rsidRPr="007D0CC7" w:rsidRDefault="007E2867" w:rsidP="007E2867">
            <w:pPr>
              <w:rPr>
                <w:sz w:val="20"/>
                <w:szCs w:val="20"/>
              </w:rPr>
            </w:pPr>
          </w:p>
        </w:tc>
        <w:tc>
          <w:tcPr>
            <w:tcW w:w="2268" w:type="dxa"/>
          </w:tcPr>
          <w:p w14:paraId="726F726F" w14:textId="012CA85D" w:rsidR="007E2867" w:rsidRDefault="007E2867" w:rsidP="007E2867">
            <w:pPr>
              <w:pStyle w:val="TableParagraph"/>
              <w:spacing w:before="1" w:line="240" w:lineRule="atLeast"/>
              <w:ind w:left="0" w:right="109"/>
              <w:rPr>
                <w:sz w:val="20"/>
              </w:rPr>
            </w:pPr>
            <w:r>
              <w:rPr>
                <w:sz w:val="20"/>
              </w:rPr>
              <w:t>Struck by Vehicle, personal crush injuries.</w:t>
            </w:r>
          </w:p>
          <w:p w14:paraId="09B5478E" w14:textId="77777777" w:rsidR="007E2867" w:rsidRDefault="007E2867" w:rsidP="007E2867">
            <w:pPr>
              <w:pStyle w:val="TableParagraph"/>
              <w:spacing w:before="1" w:line="240" w:lineRule="atLeast"/>
              <w:ind w:left="0" w:right="109"/>
              <w:rPr>
                <w:sz w:val="20"/>
              </w:rPr>
            </w:pPr>
          </w:p>
          <w:p w14:paraId="6F88C40F" w14:textId="77777777" w:rsidR="007E2867" w:rsidRDefault="007E2867" w:rsidP="007E2867">
            <w:pPr>
              <w:pStyle w:val="TableParagraph"/>
              <w:spacing w:before="1" w:line="240" w:lineRule="atLeast"/>
              <w:ind w:left="0" w:right="109"/>
              <w:rPr>
                <w:sz w:val="20"/>
              </w:rPr>
            </w:pPr>
          </w:p>
          <w:p w14:paraId="79030C24" w14:textId="77777777" w:rsidR="007E2867" w:rsidRDefault="007E2867" w:rsidP="007E2867">
            <w:pPr>
              <w:pStyle w:val="TableParagraph"/>
              <w:spacing w:before="1" w:line="240" w:lineRule="atLeast"/>
              <w:ind w:left="0" w:right="109"/>
              <w:rPr>
                <w:sz w:val="20"/>
              </w:rPr>
            </w:pPr>
          </w:p>
          <w:p w14:paraId="60DCD1BB" w14:textId="77777777" w:rsidR="007E2867" w:rsidRDefault="007E2867" w:rsidP="007E2867">
            <w:pPr>
              <w:pStyle w:val="TableParagraph"/>
              <w:spacing w:before="1" w:line="240" w:lineRule="atLeast"/>
              <w:ind w:left="0" w:right="109"/>
              <w:rPr>
                <w:sz w:val="20"/>
              </w:rPr>
            </w:pPr>
          </w:p>
          <w:p w14:paraId="115C84F8" w14:textId="77777777" w:rsidR="007E2867" w:rsidRDefault="007E2867" w:rsidP="007E2867">
            <w:pPr>
              <w:pStyle w:val="TableParagraph"/>
              <w:spacing w:before="1" w:line="240" w:lineRule="atLeast"/>
              <w:ind w:left="0" w:right="109"/>
              <w:rPr>
                <w:sz w:val="20"/>
              </w:rPr>
            </w:pPr>
          </w:p>
          <w:p w14:paraId="4FAF6DFE" w14:textId="77777777" w:rsidR="007E2867" w:rsidRDefault="007E2867" w:rsidP="007E2867">
            <w:pPr>
              <w:pStyle w:val="TableParagraph"/>
              <w:spacing w:before="1" w:line="240" w:lineRule="atLeast"/>
              <w:ind w:left="0" w:right="109"/>
              <w:rPr>
                <w:sz w:val="20"/>
              </w:rPr>
            </w:pPr>
          </w:p>
          <w:p w14:paraId="74114F3A" w14:textId="77777777" w:rsidR="007E2867" w:rsidRDefault="007E2867" w:rsidP="007E2867">
            <w:pPr>
              <w:pStyle w:val="TableParagraph"/>
              <w:spacing w:before="1" w:line="240" w:lineRule="atLeast"/>
              <w:ind w:left="0" w:right="109"/>
              <w:rPr>
                <w:sz w:val="20"/>
              </w:rPr>
            </w:pPr>
          </w:p>
          <w:p w14:paraId="047BFF5B" w14:textId="77777777" w:rsidR="007E2867" w:rsidRDefault="007E2867" w:rsidP="007E2867">
            <w:pPr>
              <w:pStyle w:val="TableParagraph"/>
              <w:spacing w:before="1" w:line="240" w:lineRule="atLeast"/>
              <w:ind w:left="0" w:right="109"/>
              <w:rPr>
                <w:sz w:val="20"/>
              </w:rPr>
            </w:pPr>
          </w:p>
          <w:p w14:paraId="2D59F6D9" w14:textId="77777777" w:rsidR="007E2867" w:rsidRDefault="007E2867" w:rsidP="007E2867">
            <w:pPr>
              <w:pStyle w:val="TableParagraph"/>
              <w:spacing w:before="1" w:line="240" w:lineRule="atLeast"/>
              <w:ind w:left="0" w:right="109"/>
              <w:rPr>
                <w:sz w:val="20"/>
              </w:rPr>
            </w:pPr>
          </w:p>
          <w:p w14:paraId="46AAC619" w14:textId="77777777" w:rsidR="007E2867" w:rsidRDefault="007E2867" w:rsidP="007E2867">
            <w:pPr>
              <w:pStyle w:val="TableParagraph"/>
              <w:spacing w:before="1" w:line="240" w:lineRule="atLeast"/>
              <w:ind w:left="0" w:right="109"/>
              <w:rPr>
                <w:sz w:val="20"/>
              </w:rPr>
            </w:pPr>
          </w:p>
          <w:p w14:paraId="2EC077CA" w14:textId="77777777" w:rsidR="007E2867" w:rsidRDefault="007E2867" w:rsidP="007E2867">
            <w:pPr>
              <w:pStyle w:val="TableParagraph"/>
              <w:spacing w:before="1" w:line="240" w:lineRule="atLeast"/>
              <w:ind w:left="0" w:right="109"/>
              <w:rPr>
                <w:sz w:val="20"/>
              </w:rPr>
            </w:pPr>
          </w:p>
          <w:p w14:paraId="75C254D8" w14:textId="77777777" w:rsidR="007E2867" w:rsidRDefault="007E2867" w:rsidP="007E2867">
            <w:pPr>
              <w:pStyle w:val="TableParagraph"/>
              <w:spacing w:before="1" w:line="240" w:lineRule="atLeast"/>
              <w:ind w:left="0" w:right="109"/>
              <w:rPr>
                <w:sz w:val="20"/>
              </w:rPr>
            </w:pPr>
          </w:p>
          <w:p w14:paraId="4C7EDCA6" w14:textId="77777777" w:rsidR="007E2867" w:rsidRDefault="007E2867" w:rsidP="007E2867">
            <w:pPr>
              <w:pStyle w:val="TableParagraph"/>
              <w:spacing w:before="1" w:line="240" w:lineRule="atLeast"/>
              <w:ind w:left="0" w:right="109"/>
              <w:rPr>
                <w:sz w:val="20"/>
              </w:rPr>
            </w:pPr>
          </w:p>
          <w:p w14:paraId="2DDC1068" w14:textId="69006CB1" w:rsidR="007E2867" w:rsidRDefault="007E2867" w:rsidP="007E2867">
            <w:pPr>
              <w:pStyle w:val="TableParagraph"/>
              <w:spacing w:before="1" w:line="240" w:lineRule="atLeast"/>
              <w:ind w:left="0" w:right="109"/>
              <w:rPr>
                <w:sz w:val="20"/>
              </w:rPr>
            </w:pPr>
          </w:p>
        </w:tc>
        <w:tc>
          <w:tcPr>
            <w:tcW w:w="807" w:type="dxa"/>
          </w:tcPr>
          <w:p w14:paraId="1FA246E3" w14:textId="77777777" w:rsidR="007E2867" w:rsidRDefault="007E2867" w:rsidP="007E2867">
            <w:pPr>
              <w:pStyle w:val="TableParagraph"/>
              <w:spacing w:before="1"/>
              <w:ind w:left="13"/>
              <w:jc w:val="center"/>
              <w:rPr>
                <w:b/>
                <w:sz w:val="20"/>
              </w:rPr>
            </w:pPr>
            <w:r>
              <w:rPr>
                <w:b/>
                <w:sz w:val="20"/>
              </w:rPr>
              <w:t>1</w:t>
            </w:r>
          </w:p>
          <w:p w14:paraId="4CDF8CE1" w14:textId="77777777" w:rsidR="007E2867" w:rsidRPr="005615A9" w:rsidRDefault="007E2867" w:rsidP="007E2867"/>
          <w:p w14:paraId="406BA1CE" w14:textId="77777777" w:rsidR="007E2867" w:rsidRPr="005615A9" w:rsidRDefault="007E2867" w:rsidP="007E2867"/>
          <w:p w14:paraId="21CDD2FA" w14:textId="77777777" w:rsidR="007E2867" w:rsidRPr="005615A9" w:rsidRDefault="007E2867" w:rsidP="007E2867"/>
          <w:p w14:paraId="1E78B385" w14:textId="77777777" w:rsidR="007E2867" w:rsidRPr="005615A9" w:rsidRDefault="007E2867" w:rsidP="007E2867"/>
          <w:p w14:paraId="676F1C08" w14:textId="77777777" w:rsidR="007E2867" w:rsidRPr="005615A9" w:rsidRDefault="007E2867" w:rsidP="007E2867"/>
          <w:p w14:paraId="2A7B6074" w14:textId="77777777" w:rsidR="007E2867" w:rsidRPr="005615A9" w:rsidRDefault="007E2867" w:rsidP="007E2867"/>
          <w:p w14:paraId="7E69EEFF" w14:textId="77777777" w:rsidR="007E2867" w:rsidRPr="005615A9" w:rsidRDefault="007E2867" w:rsidP="007E2867"/>
          <w:p w14:paraId="1D93D287" w14:textId="77777777" w:rsidR="007E2867" w:rsidRPr="005615A9" w:rsidRDefault="007E2867" w:rsidP="007E2867"/>
          <w:p w14:paraId="668749D1" w14:textId="77777777" w:rsidR="007E2867" w:rsidRPr="005615A9" w:rsidRDefault="007E2867" w:rsidP="007E2867"/>
          <w:p w14:paraId="64611695" w14:textId="77777777" w:rsidR="007E2867" w:rsidRPr="005615A9" w:rsidRDefault="007E2867" w:rsidP="007E2867"/>
          <w:p w14:paraId="1C16219B" w14:textId="77777777" w:rsidR="007E2867" w:rsidRPr="005615A9" w:rsidRDefault="007E2867" w:rsidP="007E2867"/>
          <w:p w14:paraId="520E5111" w14:textId="77777777" w:rsidR="007E2867" w:rsidRPr="005615A9" w:rsidRDefault="007E2867" w:rsidP="007E2867"/>
          <w:p w14:paraId="272A4E3F" w14:textId="77777777" w:rsidR="007E2867" w:rsidRPr="005615A9" w:rsidRDefault="007E2867" w:rsidP="007E2867"/>
          <w:p w14:paraId="6E6E325B" w14:textId="000C4D8C" w:rsidR="007E2867" w:rsidRPr="005615A9" w:rsidRDefault="007E2867" w:rsidP="007E2867"/>
        </w:tc>
        <w:tc>
          <w:tcPr>
            <w:tcW w:w="7131" w:type="dxa"/>
          </w:tcPr>
          <w:p w14:paraId="43715537" w14:textId="194B67CB" w:rsidR="007E2867" w:rsidRDefault="007E2867">
            <w:pPr>
              <w:pStyle w:val="TableParagraph"/>
              <w:numPr>
                <w:ilvl w:val="0"/>
                <w:numId w:val="29"/>
              </w:numPr>
              <w:rPr>
                <w:bCs/>
                <w:sz w:val="20"/>
                <w:szCs w:val="20"/>
              </w:rPr>
            </w:pPr>
            <w:r w:rsidRPr="004464C3">
              <w:rPr>
                <w:bCs/>
                <w:sz w:val="20"/>
                <w:szCs w:val="20"/>
              </w:rPr>
              <w:t xml:space="preserve">Ensure correct buffer distance. </w:t>
            </w:r>
          </w:p>
          <w:p w14:paraId="75332A48" w14:textId="77777777" w:rsidR="007E2867" w:rsidRDefault="007E2867" w:rsidP="007E2867">
            <w:pPr>
              <w:pStyle w:val="TableParagraph"/>
              <w:rPr>
                <w:bCs/>
                <w:sz w:val="20"/>
                <w:szCs w:val="20"/>
              </w:rPr>
            </w:pPr>
          </w:p>
          <w:p w14:paraId="6344443D" w14:textId="48AF1148" w:rsidR="007E2867" w:rsidRPr="007505AB" w:rsidRDefault="007E2867">
            <w:pPr>
              <w:pStyle w:val="TableParagraph"/>
              <w:numPr>
                <w:ilvl w:val="0"/>
                <w:numId w:val="29"/>
              </w:numPr>
              <w:jc w:val="both"/>
              <w:rPr>
                <w:bCs/>
                <w:sz w:val="20"/>
                <w:szCs w:val="20"/>
              </w:rPr>
            </w:pPr>
            <w:r w:rsidRPr="007505AB">
              <w:rPr>
                <w:bCs/>
                <w:sz w:val="20"/>
                <w:szCs w:val="20"/>
              </w:rPr>
              <w:t xml:space="preserve">Only the driver is to be in the </w:t>
            </w:r>
            <w:r>
              <w:rPr>
                <w:bCs/>
                <w:sz w:val="20"/>
                <w:szCs w:val="20"/>
              </w:rPr>
              <w:t>TMA</w:t>
            </w:r>
            <w:r w:rsidRPr="007505AB">
              <w:rPr>
                <w:bCs/>
                <w:sz w:val="20"/>
                <w:szCs w:val="20"/>
              </w:rPr>
              <w:t xml:space="preserve"> when the attenuator</w:t>
            </w:r>
          </w:p>
          <w:p w14:paraId="4CFACE06" w14:textId="77777777" w:rsidR="007E2867" w:rsidRPr="007505AB" w:rsidRDefault="007E2867" w:rsidP="007E2867">
            <w:pPr>
              <w:pStyle w:val="TableParagraph"/>
              <w:ind w:left="470"/>
              <w:jc w:val="both"/>
              <w:rPr>
                <w:bCs/>
                <w:sz w:val="20"/>
                <w:szCs w:val="20"/>
              </w:rPr>
            </w:pPr>
            <w:r w:rsidRPr="007505AB">
              <w:rPr>
                <w:bCs/>
                <w:sz w:val="20"/>
                <w:szCs w:val="20"/>
              </w:rPr>
              <w:t xml:space="preserve">is in operation, except when being instructed or assessed by a </w:t>
            </w:r>
          </w:p>
          <w:p w14:paraId="57F93CDB" w14:textId="36C10BB6" w:rsidR="007E2867" w:rsidRDefault="007E2867" w:rsidP="007E2867">
            <w:pPr>
              <w:pStyle w:val="TableParagraph"/>
              <w:ind w:left="470"/>
              <w:jc w:val="both"/>
              <w:rPr>
                <w:bCs/>
                <w:sz w:val="20"/>
                <w:szCs w:val="20"/>
              </w:rPr>
            </w:pPr>
            <w:r w:rsidRPr="007505AB">
              <w:rPr>
                <w:bCs/>
                <w:sz w:val="20"/>
                <w:szCs w:val="20"/>
              </w:rPr>
              <w:t>qualified instructor</w:t>
            </w:r>
            <w:r>
              <w:rPr>
                <w:bCs/>
                <w:sz w:val="20"/>
                <w:szCs w:val="20"/>
              </w:rPr>
              <w:t>.</w:t>
            </w:r>
          </w:p>
          <w:p w14:paraId="1800A42D" w14:textId="77777777" w:rsidR="007E2867" w:rsidRDefault="007E2867" w:rsidP="007E2867">
            <w:pPr>
              <w:pStyle w:val="TableParagraph"/>
              <w:ind w:left="470"/>
              <w:rPr>
                <w:bCs/>
                <w:sz w:val="20"/>
                <w:szCs w:val="20"/>
              </w:rPr>
            </w:pPr>
          </w:p>
          <w:p w14:paraId="399FE16F" w14:textId="74671F08" w:rsidR="007E2867" w:rsidRDefault="007E2867">
            <w:pPr>
              <w:pStyle w:val="TableParagraph"/>
              <w:numPr>
                <w:ilvl w:val="0"/>
                <w:numId w:val="29"/>
              </w:numPr>
              <w:rPr>
                <w:bCs/>
                <w:sz w:val="20"/>
                <w:szCs w:val="20"/>
              </w:rPr>
            </w:pPr>
            <w:r w:rsidRPr="007505AB">
              <w:rPr>
                <w:bCs/>
                <w:sz w:val="20"/>
                <w:szCs w:val="20"/>
              </w:rPr>
              <w:t xml:space="preserve">The </w:t>
            </w:r>
            <w:r>
              <w:rPr>
                <w:bCs/>
                <w:sz w:val="20"/>
                <w:szCs w:val="20"/>
              </w:rPr>
              <w:t>TMA</w:t>
            </w:r>
            <w:r w:rsidRPr="007505AB">
              <w:rPr>
                <w:bCs/>
                <w:sz w:val="20"/>
                <w:szCs w:val="20"/>
              </w:rPr>
              <w:t xml:space="preserve"> driver </w:t>
            </w:r>
            <w:proofErr w:type="gramStart"/>
            <w:r w:rsidRPr="007505AB">
              <w:rPr>
                <w:bCs/>
                <w:sz w:val="20"/>
                <w:szCs w:val="20"/>
              </w:rPr>
              <w:t>shall</w:t>
            </w:r>
            <w:proofErr w:type="gramEnd"/>
            <w:r w:rsidRPr="007505AB">
              <w:rPr>
                <w:bCs/>
                <w:sz w:val="20"/>
                <w:szCs w:val="20"/>
              </w:rPr>
              <w:t xml:space="preserve"> not exit the vehicle while in open traffic lanes.</w:t>
            </w:r>
          </w:p>
          <w:p w14:paraId="04C4BCBB" w14:textId="77777777" w:rsidR="007E2867" w:rsidRDefault="007E2867" w:rsidP="007E2867">
            <w:pPr>
              <w:pStyle w:val="TableParagraph"/>
              <w:ind w:left="470"/>
              <w:rPr>
                <w:bCs/>
                <w:sz w:val="20"/>
                <w:szCs w:val="20"/>
              </w:rPr>
            </w:pPr>
          </w:p>
          <w:p w14:paraId="298402C0" w14:textId="3038FDDB" w:rsidR="007E2867" w:rsidRDefault="007E2867">
            <w:pPr>
              <w:pStyle w:val="ListParagraph"/>
              <w:numPr>
                <w:ilvl w:val="0"/>
                <w:numId w:val="29"/>
              </w:numPr>
              <w:spacing w:line="240" w:lineRule="auto"/>
              <w:rPr>
                <w:bCs/>
                <w:sz w:val="20"/>
                <w:szCs w:val="20"/>
              </w:rPr>
            </w:pPr>
            <w:r w:rsidRPr="007505AB">
              <w:rPr>
                <w:bCs/>
                <w:sz w:val="20"/>
                <w:szCs w:val="20"/>
              </w:rPr>
              <w:t xml:space="preserve">No personnel are to be behind, beside or within </w:t>
            </w:r>
            <w:r>
              <w:rPr>
                <w:bCs/>
                <w:sz w:val="20"/>
                <w:szCs w:val="20"/>
              </w:rPr>
              <w:t>4</w:t>
            </w:r>
            <w:r w:rsidRPr="007505AB">
              <w:rPr>
                <w:bCs/>
                <w:sz w:val="20"/>
                <w:szCs w:val="20"/>
              </w:rPr>
              <w:t xml:space="preserve">0 metres of the front of the </w:t>
            </w:r>
            <w:r>
              <w:rPr>
                <w:bCs/>
                <w:sz w:val="20"/>
                <w:szCs w:val="20"/>
              </w:rPr>
              <w:t>TMA</w:t>
            </w:r>
            <w:r w:rsidRPr="007505AB">
              <w:rPr>
                <w:bCs/>
                <w:sz w:val="20"/>
                <w:szCs w:val="20"/>
              </w:rPr>
              <w:t xml:space="preserve">. </w:t>
            </w:r>
          </w:p>
          <w:p w14:paraId="4345B9FA" w14:textId="77777777" w:rsidR="007E2867" w:rsidRPr="006B3EC1" w:rsidRDefault="007E2867" w:rsidP="007E2867">
            <w:pPr>
              <w:rPr>
                <w:bCs/>
                <w:sz w:val="20"/>
                <w:szCs w:val="20"/>
              </w:rPr>
            </w:pPr>
          </w:p>
          <w:p w14:paraId="72A0E4EC" w14:textId="7102283D" w:rsidR="007E2867" w:rsidRPr="007505AB" w:rsidRDefault="007E2867">
            <w:pPr>
              <w:pStyle w:val="TableParagraph"/>
              <w:numPr>
                <w:ilvl w:val="0"/>
                <w:numId w:val="29"/>
              </w:numPr>
              <w:rPr>
                <w:bCs/>
                <w:sz w:val="20"/>
                <w:szCs w:val="20"/>
              </w:rPr>
            </w:pPr>
            <w:r w:rsidRPr="007505AB">
              <w:rPr>
                <w:bCs/>
                <w:sz w:val="20"/>
                <w:szCs w:val="20"/>
              </w:rPr>
              <w:t xml:space="preserve">The </w:t>
            </w:r>
            <w:r>
              <w:rPr>
                <w:bCs/>
                <w:sz w:val="20"/>
                <w:szCs w:val="20"/>
              </w:rPr>
              <w:t>TMA</w:t>
            </w:r>
            <w:r w:rsidRPr="007505AB">
              <w:rPr>
                <w:bCs/>
                <w:sz w:val="20"/>
                <w:szCs w:val="20"/>
              </w:rPr>
              <w:t xml:space="preserve"> driver shall use air horns fitted to the truck to highlight </w:t>
            </w:r>
          </w:p>
          <w:p w14:paraId="5C60F1EC" w14:textId="217B2174" w:rsidR="007E2867" w:rsidRDefault="007E2867" w:rsidP="007E2867">
            <w:pPr>
              <w:pStyle w:val="TableParagraph"/>
              <w:ind w:left="470"/>
              <w:rPr>
                <w:bCs/>
                <w:sz w:val="20"/>
                <w:szCs w:val="20"/>
              </w:rPr>
            </w:pPr>
            <w:r w:rsidRPr="007505AB">
              <w:rPr>
                <w:bCs/>
                <w:sz w:val="20"/>
                <w:szCs w:val="20"/>
              </w:rPr>
              <w:t>a dangerous situation to warn personnel in the work zone.</w:t>
            </w:r>
          </w:p>
          <w:p w14:paraId="739859FC" w14:textId="77777777" w:rsidR="007E2867" w:rsidRDefault="007E2867" w:rsidP="007E2867">
            <w:pPr>
              <w:pStyle w:val="TableParagraph"/>
              <w:ind w:left="470"/>
              <w:rPr>
                <w:bCs/>
                <w:sz w:val="20"/>
                <w:szCs w:val="20"/>
              </w:rPr>
            </w:pPr>
          </w:p>
          <w:p w14:paraId="0CBC12D6" w14:textId="62AC4081" w:rsidR="007E2867" w:rsidRPr="007505AB" w:rsidRDefault="007E2867">
            <w:pPr>
              <w:pStyle w:val="TableParagraph"/>
              <w:numPr>
                <w:ilvl w:val="0"/>
                <w:numId w:val="29"/>
              </w:numPr>
              <w:rPr>
                <w:bCs/>
                <w:sz w:val="20"/>
                <w:szCs w:val="20"/>
              </w:rPr>
            </w:pPr>
            <w:r w:rsidRPr="007505AB">
              <w:rPr>
                <w:bCs/>
                <w:sz w:val="20"/>
                <w:szCs w:val="20"/>
              </w:rPr>
              <w:t xml:space="preserve">Once the procedure commences the driver of the </w:t>
            </w:r>
            <w:r>
              <w:rPr>
                <w:bCs/>
                <w:sz w:val="20"/>
                <w:szCs w:val="20"/>
              </w:rPr>
              <w:t>TMA</w:t>
            </w:r>
            <w:r w:rsidRPr="007505AB">
              <w:rPr>
                <w:bCs/>
                <w:sz w:val="20"/>
                <w:szCs w:val="20"/>
              </w:rPr>
              <w:t xml:space="preserve"> </w:t>
            </w:r>
          </w:p>
          <w:p w14:paraId="148EBF54" w14:textId="5336B65B" w:rsidR="007E2867" w:rsidRPr="00D77783" w:rsidRDefault="007E2867" w:rsidP="007E2867">
            <w:pPr>
              <w:pStyle w:val="TableParagraph"/>
              <w:ind w:left="470"/>
              <w:rPr>
                <w:bCs/>
                <w:sz w:val="20"/>
                <w:szCs w:val="20"/>
              </w:rPr>
            </w:pPr>
            <w:r w:rsidRPr="007505AB">
              <w:rPr>
                <w:bCs/>
                <w:sz w:val="20"/>
                <w:szCs w:val="20"/>
              </w:rPr>
              <w:t>in consultation with the site supervisor has the authority to order all vehicles of</w:t>
            </w:r>
            <w:r>
              <w:rPr>
                <w:bCs/>
                <w:sz w:val="20"/>
                <w:szCs w:val="20"/>
              </w:rPr>
              <w:t>f</w:t>
            </w:r>
            <w:r w:rsidRPr="007505AB">
              <w:rPr>
                <w:bCs/>
                <w:sz w:val="20"/>
                <w:szCs w:val="20"/>
              </w:rPr>
              <w:t xml:space="preserve"> the road if the driver believes the situation has become dangerous.</w:t>
            </w:r>
          </w:p>
        </w:tc>
        <w:tc>
          <w:tcPr>
            <w:tcW w:w="1560" w:type="dxa"/>
          </w:tcPr>
          <w:p w14:paraId="259A57CB" w14:textId="77777777" w:rsidR="007E2867" w:rsidRPr="006A24B5" w:rsidRDefault="007E2867" w:rsidP="007E2867">
            <w:pPr>
              <w:pStyle w:val="TableParagraph"/>
              <w:spacing w:before="1"/>
              <w:jc w:val="center"/>
              <w:rPr>
                <w:sz w:val="20"/>
              </w:rPr>
            </w:pPr>
            <w:r w:rsidRPr="006A24B5">
              <w:rPr>
                <w:sz w:val="20"/>
              </w:rPr>
              <w:t>Team Leader,</w:t>
            </w:r>
          </w:p>
          <w:p w14:paraId="2D26D8B8" w14:textId="77777777" w:rsidR="007E2867" w:rsidRPr="006A24B5" w:rsidRDefault="007E2867" w:rsidP="007E2867">
            <w:pPr>
              <w:pStyle w:val="TableParagraph"/>
              <w:spacing w:before="1"/>
              <w:jc w:val="center"/>
              <w:rPr>
                <w:sz w:val="20"/>
              </w:rPr>
            </w:pPr>
            <w:r w:rsidRPr="006A24B5">
              <w:rPr>
                <w:sz w:val="20"/>
              </w:rPr>
              <w:t>TMA Operator</w:t>
            </w:r>
          </w:p>
          <w:p w14:paraId="4654D9BE" w14:textId="77777777" w:rsidR="007E2867" w:rsidRPr="006A24B5" w:rsidRDefault="007E2867" w:rsidP="007E2867">
            <w:pPr>
              <w:pStyle w:val="TableParagraph"/>
              <w:spacing w:before="1"/>
              <w:jc w:val="center"/>
              <w:rPr>
                <w:sz w:val="20"/>
              </w:rPr>
            </w:pPr>
            <w:r w:rsidRPr="006A24B5">
              <w:rPr>
                <w:sz w:val="20"/>
              </w:rPr>
              <w:t>&amp;</w:t>
            </w:r>
          </w:p>
          <w:p w14:paraId="0A20AAE8" w14:textId="47B4C379" w:rsidR="007E2867" w:rsidRDefault="007E2867" w:rsidP="007E2867">
            <w:pPr>
              <w:pStyle w:val="TableParagraph"/>
              <w:spacing w:before="1"/>
              <w:ind w:left="0"/>
              <w:rPr>
                <w:sz w:val="20"/>
              </w:rPr>
            </w:pPr>
            <w:r>
              <w:rPr>
                <w:sz w:val="20"/>
              </w:rPr>
              <w:t xml:space="preserve">               </w:t>
            </w:r>
            <w:r w:rsidRPr="006A24B5">
              <w:rPr>
                <w:sz w:val="20"/>
              </w:rPr>
              <w:t>TCs</w:t>
            </w:r>
          </w:p>
          <w:p w14:paraId="1886547E" w14:textId="77777777" w:rsidR="007E2867" w:rsidRDefault="007E2867" w:rsidP="007E2867">
            <w:pPr>
              <w:pStyle w:val="TableParagraph"/>
              <w:spacing w:before="1"/>
              <w:ind w:left="0"/>
              <w:rPr>
                <w:sz w:val="20"/>
              </w:rPr>
            </w:pPr>
          </w:p>
          <w:p w14:paraId="3F5D3B98" w14:textId="77777777" w:rsidR="007E2867" w:rsidRDefault="007E2867" w:rsidP="007E2867">
            <w:pPr>
              <w:pStyle w:val="TableParagraph"/>
              <w:spacing w:before="1"/>
              <w:ind w:left="0"/>
              <w:rPr>
                <w:sz w:val="20"/>
              </w:rPr>
            </w:pPr>
          </w:p>
          <w:p w14:paraId="5AF95D80" w14:textId="77777777" w:rsidR="007E2867" w:rsidRDefault="007E2867" w:rsidP="007E2867">
            <w:pPr>
              <w:pStyle w:val="TableParagraph"/>
              <w:spacing w:before="1"/>
              <w:ind w:left="0"/>
              <w:rPr>
                <w:sz w:val="20"/>
              </w:rPr>
            </w:pPr>
          </w:p>
          <w:p w14:paraId="7EB3048E" w14:textId="77777777" w:rsidR="007E2867" w:rsidRPr="006A24B5" w:rsidRDefault="007E2867" w:rsidP="007E2867">
            <w:pPr>
              <w:pStyle w:val="TableParagraph"/>
              <w:spacing w:before="1"/>
              <w:jc w:val="center"/>
              <w:rPr>
                <w:sz w:val="20"/>
              </w:rPr>
            </w:pPr>
            <w:r w:rsidRPr="006A24B5">
              <w:rPr>
                <w:sz w:val="20"/>
              </w:rPr>
              <w:t>Team Leader,</w:t>
            </w:r>
          </w:p>
          <w:p w14:paraId="34C2A636" w14:textId="77777777" w:rsidR="007E2867" w:rsidRPr="006A24B5" w:rsidRDefault="007E2867" w:rsidP="007E2867">
            <w:pPr>
              <w:pStyle w:val="TableParagraph"/>
              <w:spacing w:before="1"/>
              <w:jc w:val="center"/>
              <w:rPr>
                <w:sz w:val="20"/>
              </w:rPr>
            </w:pPr>
            <w:r w:rsidRPr="006A24B5">
              <w:rPr>
                <w:sz w:val="20"/>
              </w:rPr>
              <w:t>TMA Operator</w:t>
            </w:r>
          </w:p>
          <w:p w14:paraId="2A6F2B61" w14:textId="77777777" w:rsidR="007E2867" w:rsidRPr="006A24B5" w:rsidRDefault="007E2867" w:rsidP="007E2867">
            <w:pPr>
              <w:pStyle w:val="TableParagraph"/>
              <w:spacing w:before="1"/>
              <w:jc w:val="center"/>
              <w:rPr>
                <w:sz w:val="20"/>
              </w:rPr>
            </w:pPr>
            <w:r w:rsidRPr="006A24B5">
              <w:rPr>
                <w:sz w:val="20"/>
              </w:rPr>
              <w:t>&amp;</w:t>
            </w:r>
          </w:p>
          <w:p w14:paraId="707E3F06" w14:textId="05DFDFD7" w:rsidR="007E2867" w:rsidRDefault="007E2867" w:rsidP="007E2867">
            <w:pPr>
              <w:pStyle w:val="TableParagraph"/>
              <w:spacing w:before="1"/>
              <w:ind w:left="0"/>
              <w:jc w:val="center"/>
              <w:rPr>
                <w:sz w:val="20"/>
              </w:rPr>
            </w:pPr>
            <w:r w:rsidRPr="006A24B5">
              <w:rPr>
                <w:sz w:val="20"/>
              </w:rPr>
              <w:t>TCs</w:t>
            </w:r>
          </w:p>
          <w:p w14:paraId="416EFF8A" w14:textId="77777777" w:rsidR="007E2867" w:rsidRDefault="007E2867" w:rsidP="007E2867">
            <w:pPr>
              <w:pStyle w:val="TableParagraph"/>
              <w:spacing w:before="1"/>
              <w:ind w:left="0"/>
              <w:jc w:val="center"/>
              <w:rPr>
                <w:b/>
                <w:bCs/>
                <w:sz w:val="20"/>
              </w:rPr>
            </w:pPr>
          </w:p>
          <w:p w14:paraId="1C417AD7" w14:textId="77777777" w:rsidR="007E2867" w:rsidRDefault="007E2867" w:rsidP="007E2867">
            <w:pPr>
              <w:pStyle w:val="TableParagraph"/>
              <w:spacing w:before="1"/>
              <w:ind w:left="0"/>
              <w:rPr>
                <w:b/>
                <w:bCs/>
                <w:sz w:val="20"/>
              </w:rPr>
            </w:pPr>
          </w:p>
          <w:p w14:paraId="434EAD24" w14:textId="6432EB31" w:rsidR="007E2867" w:rsidRPr="00906C20" w:rsidRDefault="007E2867" w:rsidP="007E2867">
            <w:pPr>
              <w:pStyle w:val="TableParagraph"/>
              <w:spacing w:before="1"/>
              <w:ind w:left="0"/>
              <w:rPr>
                <w:b/>
                <w:bCs/>
                <w:sz w:val="20"/>
              </w:rPr>
            </w:pPr>
          </w:p>
        </w:tc>
        <w:tc>
          <w:tcPr>
            <w:tcW w:w="808" w:type="dxa"/>
          </w:tcPr>
          <w:p w14:paraId="554E9AAD" w14:textId="77777777" w:rsidR="007E2867" w:rsidRDefault="007E2867" w:rsidP="007E2867">
            <w:pPr>
              <w:pStyle w:val="TableParagraph"/>
              <w:spacing w:before="1"/>
              <w:ind w:left="9"/>
              <w:jc w:val="center"/>
              <w:rPr>
                <w:b/>
                <w:bCs/>
                <w:sz w:val="20"/>
              </w:rPr>
            </w:pPr>
            <w:r w:rsidRPr="00906C20">
              <w:rPr>
                <w:b/>
                <w:bCs/>
                <w:sz w:val="20"/>
              </w:rPr>
              <w:t>2</w:t>
            </w:r>
          </w:p>
          <w:p w14:paraId="25CCFE49" w14:textId="77777777" w:rsidR="007E2867" w:rsidRDefault="007E2867" w:rsidP="007E2867">
            <w:pPr>
              <w:pStyle w:val="TableParagraph"/>
              <w:spacing w:before="1"/>
              <w:ind w:left="9"/>
              <w:jc w:val="center"/>
              <w:rPr>
                <w:b/>
                <w:bCs/>
                <w:sz w:val="20"/>
              </w:rPr>
            </w:pPr>
          </w:p>
          <w:p w14:paraId="02374AF8" w14:textId="77777777" w:rsidR="007E2867" w:rsidRDefault="007E2867" w:rsidP="007E2867">
            <w:pPr>
              <w:pStyle w:val="TableParagraph"/>
              <w:spacing w:before="1"/>
              <w:ind w:left="9"/>
              <w:jc w:val="center"/>
              <w:rPr>
                <w:b/>
                <w:bCs/>
                <w:sz w:val="20"/>
              </w:rPr>
            </w:pPr>
          </w:p>
          <w:p w14:paraId="2769BD9B" w14:textId="77777777" w:rsidR="007E2867" w:rsidRDefault="007E2867" w:rsidP="007E2867">
            <w:pPr>
              <w:pStyle w:val="TableParagraph"/>
              <w:spacing w:before="1"/>
              <w:ind w:left="9"/>
              <w:jc w:val="center"/>
              <w:rPr>
                <w:b/>
                <w:bCs/>
                <w:sz w:val="20"/>
              </w:rPr>
            </w:pPr>
          </w:p>
          <w:p w14:paraId="52C36561" w14:textId="77777777" w:rsidR="007E2867" w:rsidRDefault="007E2867" w:rsidP="007E2867">
            <w:pPr>
              <w:pStyle w:val="TableParagraph"/>
              <w:spacing w:before="1"/>
              <w:ind w:left="9"/>
              <w:jc w:val="center"/>
              <w:rPr>
                <w:b/>
                <w:bCs/>
                <w:sz w:val="20"/>
              </w:rPr>
            </w:pPr>
          </w:p>
          <w:p w14:paraId="1E25C421" w14:textId="77777777" w:rsidR="007E2867" w:rsidRDefault="007E2867" w:rsidP="007E2867">
            <w:pPr>
              <w:pStyle w:val="TableParagraph"/>
              <w:spacing w:before="1"/>
              <w:ind w:left="9"/>
              <w:jc w:val="center"/>
              <w:rPr>
                <w:b/>
                <w:bCs/>
                <w:sz w:val="20"/>
              </w:rPr>
            </w:pPr>
          </w:p>
          <w:p w14:paraId="5882FA59" w14:textId="77777777" w:rsidR="007E2867" w:rsidRDefault="007E2867" w:rsidP="007E2867">
            <w:pPr>
              <w:pStyle w:val="TableParagraph"/>
              <w:spacing w:before="1"/>
              <w:ind w:left="9"/>
              <w:jc w:val="center"/>
              <w:rPr>
                <w:b/>
                <w:bCs/>
                <w:sz w:val="20"/>
              </w:rPr>
            </w:pPr>
          </w:p>
          <w:p w14:paraId="0E761815" w14:textId="77777777" w:rsidR="007E2867" w:rsidRDefault="007E2867" w:rsidP="007E2867">
            <w:pPr>
              <w:pStyle w:val="TableParagraph"/>
              <w:spacing w:before="1"/>
              <w:ind w:left="9"/>
              <w:jc w:val="center"/>
              <w:rPr>
                <w:b/>
                <w:bCs/>
                <w:sz w:val="20"/>
              </w:rPr>
            </w:pPr>
            <w:r w:rsidRPr="00906C20">
              <w:rPr>
                <w:b/>
                <w:bCs/>
                <w:sz w:val="20"/>
              </w:rPr>
              <w:t>2</w:t>
            </w:r>
          </w:p>
          <w:p w14:paraId="3B995492" w14:textId="77777777" w:rsidR="007E2867" w:rsidRDefault="007E2867" w:rsidP="007E2867">
            <w:pPr>
              <w:pStyle w:val="TableParagraph"/>
              <w:spacing w:before="1"/>
              <w:ind w:left="9"/>
              <w:jc w:val="center"/>
              <w:rPr>
                <w:b/>
                <w:bCs/>
                <w:sz w:val="20"/>
              </w:rPr>
            </w:pPr>
          </w:p>
          <w:p w14:paraId="452BB950" w14:textId="77777777" w:rsidR="007E2867" w:rsidRDefault="007E2867" w:rsidP="007E2867">
            <w:pPr>
              <w:pStyle w:val="TableParagraph"/>
              <w:spacing w:before="1"/>
              <w:ind w:left="9"/>
              <w:jc w:val="center"/>
              <w:rPr>
                <w:b/>
                <w:bCs/>
                <w:sz w:val="20"/>
              </w:rPr>
            </w:pPr>
          </w:p>
          <w:p w14:paraId="3FB1BC4C" w14:textId="77777777" w:rsidR="007E2867" w:rsidRDefault="007E2867" w:rsidP="007E2867">
            <w:pPr>
              <w:pStyle w:val="TableParagraph"/>
              <w:spacing w:before="1"/>
              <w:ind w:left="9"/>
              <w:jc w:val="center"/>
              <w:rPr>
                <w:b/>
                <w:bCs/>
                <w:sz w:val="20"/>
              </w:rPr>
            </w:pPr>
          </w:p>
          <w:p w14:paraId="0C7AB99F" w14:textId="77777777" w:rsidR="007E2867" w:rsidRDefault="007E2867" w:rsidP="007E2867">
            <w:pPr>
              <w:pStyle w:val="TableParagraph"/>
              <w:spacing w:before="1"/>
              <w:ind w:left="9"/>
              <w:jc w:val="center"/>
              <w:rPr>
                <w:b/>
                <w:bCs/>
                <w:sz w:val="20"/>
              </w:rPr>
            </w:pPr>
          </w:p>
          <w:p w14:paraId="536BE9C7" w14:textId="77777777" w:rsidR="007E2867" w:rsidRDefault="007E2867" w:rsidP="007E2867">
            <w:pPr>
              <w:pStyle w:val="TableParagraph"/>
              <w:spacing w:before="1"/>
              <w:ind w:left="9"/>
              <w:jc w:val="center"/>
              <w:rPr>
                <w:b/>
                <w:bCs/>
                <w:sz w:val="20"/>
              </w:rPr>
            </w:pPr>
          </w:p>
          <w:p w14:paraId="50E4D681" w14:textId="77777777" w:rsidR="007E2867" w:rsidRDefault="007E2867" w:rsidP="007E2867">
            <w:pPr>
              <w:pStyle w:val="TableParagraph"/>
              <w:spacing w:before="1"/>
              <w:ind w:left="9"/>
              <w:jc w:val="center"/>
              <w:rPr>
                <w:b/>
                <w:bCs/>
                <w:sz w:val="20"/>
              </w:rPr>
            </w:pPr>
          </w:p>
          <w:p w14:paraId="5F9261D1" w14:textId="77777777" w:rsidR="007E2867" w:rsidRDefault="007E2867" w:rsidP="007E2867">
            <w:pPr>
              <w:pStyle w:val="TableParagraph"/>
              <w:spacing w:before="1"/>
              <w:ind w:left="9"/>
              <w:jc w:val="center"/>
              <w:rPr>
                <w:b/>
                <w:bCs/>
                <w:sz w:val="20"/>
              </w:rPr>
            </w:pPr>
          </w:p>
          <w:p w14:paraId="03737542" w14:textId="77777777" w:rsidR="007E2867" w:rsidRDefault="007E2867" w:rsidP="007E2867">
            <w:pPr>
              <w:pStyle w:val="TableParagraph"/>
              <w:spacing w:before="1"/>
              <w:ind w:left="9"/>
              <w:jc w:val="center"/>
              <w:rPr>
                <w:b/>
                <w:bCs/>
                <w:sz w:val="20"/>
              </w:rPr>
            </w:pPr>
          </w:p>
          <w:p w14:paraId="3C551DB0" w14:textId="694E6883" w:rsidR="007E2867" w:rsidRDefault="007E2867" w:rsidP="007E2867">
            <w:pPr>
              <w:pStyle w:val="TableParagraph"/>
              <w:spacing w:before="1"/>
              <w:ind w:left="0"/>
              <w:rPr>
                <w:b/>
                <w:sz w:val="20"/>
              </w:rPr>
            </w:pPr>
          </w:p>
        </w:tc>
      </w:tr>
    </w:tbl>
    <w:p w14:paraId="420D6765" w14:textId="482E442B" w:rsidR="006B3EC1" w:rsidRPr="006B3EC1" w:rsidRDefault="006B3EC1" w:rsidP="006B3EC1">
      <w:pPr>
        <w:tabs>
          <w:tab w:val="left" w:pos="4670"/>
        </w:tabs>
        <w:rPr>
          <w:sz w:val="20"/>
        </w:rPr>
        <w:sectPr w:rsidR="006B3EC1" w:rsidRPr="006B3EC1">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379"/>
        <w:gridCol w:w="1421"/>
        <w:gridCol w:w="1699"/>
      </w:tblGrid>
      <w:tr w:rsidR="00D9275E" w14:paraId="798AC320" w14:textId="77777777">
        <w:trPr>
          <w:trHeight w:val="489"/>
        </w:trPr>
        <w:tc>
          <w:tcPr>
            <w:tcW w:w="1843" w:type="dxa"/>
            <w:shd w:val="clear" w:color="auto" w:fill="F3F3F3"/>
          </w:tcPr>
          <w:p w14:paraId="17447146" w14:textId="77777777" w:rsidR="00D9275E" w:rsidRDefault="00F47135">
            <w:pPr>
              <w:pStyle w:val="TableParagraph"/>
              <w:spacing w:line="236" w:lineRule="exact"/>
              <w:rPr>
                <w:b/>
                <w:sz w:val="20"/>
              </w:rPr>
            </w:pPr>
            <w:r>
              <w:rPr>
                <w:b/>
                <w:sz w:val="20"/>
              </w:rPr>
              <w:lastRenderedPageBreak/>
              <w:t>Steps in Activity</w:t>
            </w:r>
          </w:p>
        </w:tc>
        <w:tc>
          <w:tcPr>
            <w:tcW w:w="2553" w:type="dxa"/>
            <w:shd w:val="clear" w:color="auto" w:fill="F3F3F3"/>
          </w:tcPr>
          <w:p w14:paraId="37BA4D44" w14:textId="77777777" w:rsidR="00D9275E" w:rsidRDefault="00F47135">
            <w:pPr>
              <w:pStyle w:val="TableParagraph"/>
              <w:spacing w:line="236" w:lineRule="exact"/>
              <w:rPr>
                <w:b/>
                <w:sz w:val="20"/>
              </w:rPr>
            </w:pPr>
            <w:r>
              <w:rPr>
                <w:b/>
                <w:sz w:val="20"/>
              </w:rPr>
              <w:t>Potential Hazards</w:t>
            </w:r>
          </w:p>
        </w:tc>
        <w:tc>
          <w:tcPr>
            <w:tcW w:w="705" w:type="dxa"/>
            <w:shd w:val="clear" w:color="auto" w:fill="F3F3F3"/>
          </w:tcPr>
          <w:p w14:paraId="01330472" w14:textId="77777777" w:rsidR="00D9275E" w:rsidRDefault="00F47135">
            <w:pPr>
              <w:pStyle w:val="TableParagraph"/>
              <w:spacing w:line="236" w:lineRule="exact"/>
              <w:ind w:left="106"/>
              <w:rPr>
                <w:b/>
                <w:sz w:val="20"/>
              </w:rPr>
            </w:pPr>
            <w:r>
              <w:rPr>
                <w:b/>
                <w:sz w:val="20"/>
              </w:rPr>
              <w:t>Risk</w:t>
            </w:r>
          </w:p>
          <w:p w14:paraId="1D3E3B9E" w14:textId="77777777" w:rsidR="00D9275E" w:rsidRDefault="00F47135">
            <w:pPr>
              <w:pStyle w:val="TableParagraph"/>
              <w:spacing w:line="233" w:lineRule="exact"/>
              <w:ind w:left="106"/>
              <w:rPr>
                <w:b/>
                <w:sz w:val="20"/>
              </w:rPr>
            </w:pPr>
            <w:r>
              <w:rPr>
                <w:b/>
                <w:sz w:val="20"/>
              </w:rPr>
              <w:t>Class</w:t>
            </w:r>
          </w:p>
        </w:tc>
        <w:tc>
          <w:tcPr>
            <w:tcW w:w="6379" w:type="dxa"/>
            <w:shd w:val="clear" w:color="auto" w:fill="F3F3F3"/>
          </w:tcPr>
          <w:p w14:paraId="7781EAB2" w14:textId="77777777" w:rsidR="00D9275E" w:rsidRDefault="00F47135">
            <w:pPr>
              <w:pStyle w:val="TableParagraph"/>
              <w:spacing w:line="236" w:lineRule="exact"/>
              <w:ind w:left="111"/>
              <w:rPr>
                <w:b/>
                <w:sz w:val="20"/>
              </w:rPr>
            </w:pPr>
            <w:r>
              <w:rPr>
                <w:b/>
                <w:sz w:val="20"/>
              </w:rPr>
              <w:t>Risk Control Measure</w:t>
            </w:r>
          </w:p>
        </w:tc>
        <w:tc>
          <w:tcPr>
            <w:tcW w:w="1421" w:type="dxa"/>
            <w:shd w:val="clear" w:color="auto" w:fill="F3F3F3"/>
          </w:tcPr>
          <w:p w14:paraId="4E15B340" w14:textId="77777777" w:rsidR="00D9275E" w:rsidRDefault="00F47135">
            <w:pPr>
              <w:pStyle w:val="TableParagraph"/>
              <w:spacing w:line="236" w:lineRule="exact"/>
              <w:ind w:left="111"/>
              <w:rPr>
                <w:b/>
                <w:sz w:val="20"/>
              </w:rPr>
            </w:pPr>
            <w:r>
              <w:rPr>
                <w:b/>
                <w:sz w:val="20"/>
              </w:rPr>
              <w:t>Responsible</w:t>
            </w:r>
          </w:p>
          <w:p w14:paraId="318A74CB" w14:textId="77777777" w:rsidR="00D9275E" w:rsidRDefault="00F47135">
            <w:pPr>
              <w:pStyle w:val="TableParagraph"/>
              <w:spacing w:line="233" w:lineRule="exact"/>
              <w:ind w:left="111"/>
              <w:rPr>
                <w:b/>
                <w:sz w:val="20"/>
              </w:rPr>
            </w:pPr>
            <w:r>
              <w:rPr>
                <w:b/>
                <w:sz w:val="20"/>
              </w:rPr>
              <w:t>Person/s</w:t>
            </w:r>
          </w:p>
        </w:tc>
        <w:tc>
          <w:tcPr>
            <w:tcW w:w="1699" w:type="dxa"/>
            <w:shd w:val="clear" w:color="auto" w:fill="F3F3F3"/>
          </w:tcPr>
          <w:p w14:paraId="27AF61B8" w14:textId="77777777" w:rsidR="00D9275E" w:rsidRDefault="00F47135">
            <w:pPr>
              <w:pStyle w:val="TableParagraph"/>
              <w:spacing w:line="236" w:lineRule="exact"/>
              <w:ind w:left="106"/>
              <w:rPr>
                <w:b/>
                <w:sz w:val="20"/>
              </w:rPr>
            </w:pPr>
            <w:r>
              <w:rPr>
                <w:b/>
                <w:sz w:val="20"/>
              </w:rPr>
              <w:t>Risk Class After</w:t>
            </w:r>
          </w:p>
          <w:p w14:paraId="0E449EBF" w14:textId="77777777" w:rsidR="00D9275E" w:rsidRDefault="00F47135">
            <w:pPr>
              <w:pStyle w:val="TableParagraph"/>
              <w:spacing w:line="233" w:lineRule="exact"/>
              <w:ind w:left="106"/>
              <w:rPr>
                <w:b/>
                <w:sz w:val="20"/>
              </w:rPr>
            </w:pPr>
            <w:r>
              <w:rPr>
                <w:b/>
                <w:sz w:val="20"/>
              </w:rPr>
              <w:t>Controls In Place</w:t>
            </w:r>
          </w:p>
        </w:tc>
      </w:tr>
      <w:tr w:rsidR="00D9275E" w14:paraId="6EEAD133" w14:textId="77777777">
        <w:trPr>
          <w:trHeight w:val="1146"/>
        </w:trPr>
        <w:tc>
          <w:tcPr>
            <w:tcW w:w="1843" w:type="dxa"/>
          </w:tcPr>
          <w:p w14:paraId="3D597087" w14:textId="1C96550E" w:rsidR="00D9275E" w:rsidRPr="004A514D" w:rsidRDefault="00DA46C4">
            <w:pPr>
              <w:pStyle w:val="TableParagraph"/>
              <w:ind w:left="0"/>
              <w:rPr>
                <w:rFonts w:asciiTheme="minorHAnsi" w:hAnsiTheme="minorHAnsi" w:cstheme="minorHAnsi"/>
                <w:b/>
                <w:bCs/>
                <w:sz w:val="20"/>
              </w:rPr>
            </w:pPr>
            <w:r>
              <w:rPr>
                <w:rFonts w:asciiTheme="minorHAnsi" w:hAnsiTheme="minorHAnsi" w:cstheme="minorHAnsi"/>
                <w:b/>
                <w:bCs/>
                <w:sz w:val="20"/>
              </w:rPr>
              <w:t>7</w:t>
            </w:r>
            <w:r w:rsidR="00F31959">
              <w:rPr>
                <w:rFonts w:asciiTheme="minorHAnsi" w:hAnsiTheme="minorHAnsi" w:cstheme="minorHAnsi"/>
                <w:b/>
                <w:bCs/>
                <w:sz w:val="20"/>
              </w:rPr>
              <w:t xml:space="preserve">.0 </w:t>
            </w:r>
            <w:r w:rsidR="00F31959" w:rsidRPr="00F31959">
              <w:rPr>
                <w:rFonts w:asciiTheme="minorHAnsi" w:hAnsiTheme="minorHAnsi" w:cstheme="minorHAnsi"/>
                <w:sz w:val="20"/>
              </w:rPr>
              <w:t>Preparation for Lane Closure</w:t>
            </w:r>
          </w:p>
        </w:tc>
        <w:tc>
          <w:tcPr>
            <w:tcW w:w="2553" w:type="dxa"/>
          </w:tcPr>
          <w:p w14:paraId="30BC2C24" w14:textId="2C0C95B2" w:rsidR="00F31959" w:rsidRPr="00F31959" w:rsidRDefault="00F31959" w:rsidP="00F31959">
            <w:pPr>
              <w:pStyle w:val="TableParagraph"/>
              <w:spacing w:line="237" w:lineRule="auto"/>
              <w:ind w:right="117"/>
              <w:rPr>
                <w:sz w:val="20"/>
              </w:rPr>
            </w:pPr>
            <w:r>
              <w:rPr>
                <w:sz w:val="20"/>
              </w:rPr>
              <w:t xml:space="preserve">Vehicle crash </w:t>
            </w:r>
            <w:r w:rsidRPr="00F31959">
              <w:rPr>
                <w:sz w:val="20"/>
              </w:rPr>
              <w:t xml:space="preserve">and lowering </w:t>
            </w:r>
          </w:p>
          <w:p w14:paraId="3DF62D6E" w14:textId="77777777" w:rsidR="00F31959" w:rsidRPr="00F31959" w:rsidRDefault="00F31959" w:rsidP="00F31959">
            <w:pPr>
              <w:pStyle w:val="TableParagraph"/>
              <w:spacing w:line="237" w:lineRule="auto"/>
              <w:ind w:right="117"/>
              <w:rPr>
                <w:sz w:val="20"/>
              </w:rPr>
            </w:pPr>
            <w:proofErr w:type="gramStart"/>
            <w:r w:rsidRPr="00F31959">
              <w:rPr>
                <w:sz w:val="20"/>
              </w:rPr>
              <w:t>attenuator</w:t>
            </w:r>
            <w:proofErr w:type="gramEnd"/>
            <w:r w:rsidRPr="00F31959">
              <w:rPr>
                <w:sz w:val="20"/>
              </w:rPr>
              <w:t xml:space="preserve"> </w:t>
            </w:r>
          </w:p>
          <w:p w14:paraId="2B3ECC4D" w14:textId="2839B253" w:rsidR="00D9275E" w:rsidRDefault="00F31959" w:rsidP="00F31959">
            <w:pPr>
              <w:pStyle w:val="TableParagraph"/>
              <w:spacing w:line="237" w:lineRule="auto"/>
              <w:ind w:right="117"/>
              <w:rPr>
                <w:sz w:val="20"/>
              </w:rPr>
            </w:pPr>
            <w:r w:rsidRPr="00F31959">
              <w:rPr>
                <w:sz w:val="20"/>
              </w:rPr>
              <w:t>onto vehicle</w:t>
            </w:r>
          </w:p>
        </w:tc>
        <w:tc>
          <w:tcPr>
            <w:tcW w:w="705" w:type="dxa"/>
          </w:tcPr>
          <w:p w14:paraId="233076F9" w14:textId="79D78722" w:rsidR="00D9275E" w:rsidRDefault="00F31959">
            <w:pPr>
              <w:pStyle w:val="TableParagraph"/>
              <w:spacing w:line="236" w:lineRule="exact"/>
              <w:ind w:left="13"/>
              <w:jc w:val="center"/>
              <w:rPr>
                <w:b/>
                <w:sz w:val="20"/>
              </w:rPr>
            </w:pPr>
            <w:r>
              <w:rPr>
                <w:b/>
                <w:sz w:val="20"/>
              </w:rPr>
              <w:t>1</w:t>
            </w:r>
          </w:p>
        </w:tc>
        <w:tc>
          <w:tcPr>
            <w:tcW w:w="6379" w:type="dxa"/>
          </w:tcPr>
          <w:p w14:paraId="22BDC5E1" w14:textId="2CAD33D5" w:rsidR="00A2114A" w:rsidRDefault="00A2114A">
            <w:pPr>
              <w:pStyle w:val="TableParagraph"/>
              <w:numPr>
                <w:ilvl w:val="0"/>
                <w:numId w:val="30"/>
              </w:numPr>
              <w:tabs>
                <w:tab w:val="left" w:pos="471"/>
                <w:tab w:val="left" w:pos="472"/>
              </w:tabs>
              <w:ind w:right="816"/>
              <w:rPr>
                <w:sz w:val="20"/>
              </w:rPr>
            </w:pPr>
            <w:r>
              <w:rPr>
                <w:sz w:val="20"/>
              </w:rPr>
              <w:t>Flashing beacon lights and/or arrow boards must be used</w:t>
            </w:r>
            <w:r w:rsidR="009A502E">
              <w:rPr>
                <w:sz w:val="20"/>
              </w:rPr>
              <w:t>.</w:t>
            </w:r>
          </w:p>
          <w:p w14:paraId="1A628551" w14:textId="77777777" w:rsidR="00A2114A" w:rsidRDefault="00A2114A" w:rsidP="00A2114A">
            <w:pPr>
              <w:pStyle w:val="TableParagraph"/>
              <w:tabs>
                <w:tab w:val="left" w:pos="471"/>
                <w:tab w:val="left" w:pos="472"/>
              </w:tabs>
              <w:ind w:left="0" w:right="816"/>
              <w:rPr>
                <w:sz w:val="20"/>
              </w:rPr>
            </w:pPr>
          </w:p>
          <w:p w14:paraId="75588E31" w14:textId="77777777" w:rsidR="00F73016" w:rsidRPr="00F73016" w:rsidRDefault="00F73016">
            <w:pPr>
              <w:pStyle w:val="ListParagraph"/>
              <w:numPr>
                <w:ilvl w:val="0"/>
                <w:numId w:val="30"/>
              </w:numPr>
              <w:rPr>
                <w:sz w:val="20"/>
              </w:rPr>
            </w:pPr>
            <w:r w:rsidRPr="00F73016">
              <w:rPr>
                <w:sz w:val="20"/>
              </w:rPr>
              <w:t>All Traffic Management vehicles must stay in constant communication over UHF radio.</w:t>
            </w:r>
          </w:p>
          <w:p w14:paraId="08EB9860" w14:textId="77777777" w:rsidR="00A2114A" w:rsidRDefault="00A2114A" w:rsidP="00CA041A">
            <w:pPr>
              <w:pStyle w:val="TableParagraph"/>
              <w:tabs>
                <w:tab w:val="left" w:pos="471"/>
                <w:tab w:val="left" w:pos="472"/>
              </w:tabs>
              <w:ind w:left="0" w:right="816"/>
              <w:rPr>
                <w:sz w:val="20"/>
              </w:rPr>
            </w:pPr>
          </w:p>
          <w:p w14:paraId="61BA6A64" w14:textId="0BAA3D03" w:rsidR="00A2114A" w:rsidRDefault="00A2114A">
            <w:pPr>
              <w:pStyle w:val="TableParagraph"/>
              <w:numPr>
                <w:ilvl w:val="0"/>
                <w:numId w:val="30"/>
              </w:numPr>
              <w:tabs>
                <w:tab w:val="left" w:pos="471"/>
                <w:tab w:val="left" w:pos="472"/>
              </w:tabs>
              <w:ind w:right="816"/>
              <w:rPr>
                <w:sz w:val="20"/>
              </w:rPr>
            </w:pPr>
            <w:r w:rsidRPr="00A2114A">
              <w:rPr>
                <w:sz w:val="20"/>
              </w:rPr>
              <w:t>All vehicles shall activate beacon lights and/or arrow boards</w:t>
            </w:r>
            <w:r w:rsidR="009A502E">
              <w:rPr>
                <w:sz w:val="20"/>
              </w:rPr>
              <w:t>.</w:t>
            </w:r>
          </w:p>
          <w:p w14:paraId="08E94BE8" w14:textId="77777777" w:rsidR="00A2114A" w:rsidRDefault="00A2114A" w:rsidP="00A2114A">
            <w:pPr>
              <w:pStyle w:val="TableParagraph"/>
              <w:tabs>
                <w:tab w:val="left" w:pos="471"/>
                <w:tab w:val="left" w:pos="472"/>
              </w:tabs>
              <w:ind w:right="816"/>
              <w:rPr>
                <w:sz w:val="20"/>
              </w:rPr>
            </w:pPr>
          </w:p>
          <w:p w14:paraId="41FEEC5E" w14:textId="3CC1C50A" w:rsidR="00A2114A" w:rsidRPr="00A2114A" w:rsidRDefault="00A2114A">
            <w:pPr>
              <w:pStyle w:val="TableParagraph"/>
              <w:numPr>
                <w:ilvl w:val="0"/>
                <w:numId w:val="30"/>
              </w:numPr>
              <w:tabs>
                <w:tab w:val="left" w:pos="471"/>
                <w:tab w:val="left" w:pos="472"/>
              </w:tabs>
              <w:ind w:right="816"/>
              <w:rPr>
                <w:sz w:val="20"/>
              </w:rPr>
            </w:pPr>
            <w:r w:rsidRPr="00A2114A">
              <w:rPr>
                <w:sz w:val="20"/>
              </w:rPr>
              <w:t>Proceeding to work site</w:t>
            </w:r>
            <w:r w:rsidR="009A502E">
              <w:rPr>
                <w:sz w:val="20"/>
              </w:rPr>
              <w:t>,</w:t>
            </w:r>
            <w:r w:rsidRPr="00A2114A">
              <w:rPr>
                <w:sz w:val="20"/>
              </w:rPr>
              <w:t xml:space="preserve"> all vehicles </w:t>
            </w:r>
            <w:proofErr w:type="gramStart"/>
            <w:r w:rsidRPr="00A2114A">
              <w:rPr>
                <w:sz w:val="20"/>
              </w:rPr>
              <w:t>to remain</w:t>
            </w:r>
            <w:proofErr w:type="gramEnd"/>
            <w:r w:rsidRPr="00A2114A">
              <w:rPr>
                <w:sz w:val="20"/>
              </w:rPr>
              <w:t xml:space="preserve"> as a convoy</w:t>
            </w:r>
            <w:r w:rsidR="009A502E">
              <w:rPr>
                <w:sz w:val="20"/>
              </w:rPr>
              <w:t>.</w:t>
            </w:r>
            <w:r w:rsidRPr="00A2114A">
              <w:rPr>
                <w:sz w:val="20"/>
              </w:rPr>
              <w:t xml:space="preserve"> </w:t>
            </w:r>
          </w:p>
          <w:p w14:paraId="6BBEA192" w14:textId="77777777" w:rsidR="00A2114A" w:rsidRPr="00A2114A" w:rsidRDefault="00A2114A" w:rsidP="00A2114A">
            <w:pPr>
              <w:pStyle w:val="TableParagraph"/>
              <w:tabs>
                <w:tab w:val="left" w:pos="471"/>
                <w:tab w:val="left" w:pos="472"/>
              </w:tabs>
              <w:ind w:left="471" w:right="816"/>
              <w:rPr>
                <w:sz w:val="20"/>
              </w:rPr>
            </w:pPr>
            <w:r w:rsidRPr="00A2114A">
              <w:rPr>
                <w:sz w:val="20"/>
              </w:rPr>
              <w:t xml:space="preserve"> </w:t>
            </w:r>
          </w:p>
          <w:p w14:paraId="7D3D42BC" w14:textId="08AB3070" w:rsidR="00D9275E" w:rsidRDefault="00A2114A">
            <w:pPr>
              <w:pStyle w:val="TableParagraph"/>
              <w:numPr>
                <w:ilvl w:val="0"/>
                <w:numId w:val="30"/>
              </w:numPr>
              <w:tabs>
                <w:tab w:val="left" w:pos="471"/>
                <w:tab w:val="left" w:pos="472"/>
              </w:tabs>
              <w:ind w:right="816"/>
              <w:rPr>
                <w:sz w:val="20"/>
              </w:rPr>
            </w:pPr>
            <w:r w:rsidRPr="00A2114A">
              <w:rPr>
                <w:sz w:val="20"/>
              </w:rPr>
              <w:t>The attenuator may be lowered into</w:t>
            </w:r>
            <w:r>
              <w:rPr>
                <w:sz w:val="20"/>
              </w:rPr>
              <w:t xml:space="preserve"> </w:t>
            </w:r>
            <w:r w:rsidRPr="00A2114A">
              <w:rPr>
                <w:sz w:val="20"/>
              </w:rPr>
              <w:t>operational position while</w:t>
            </w:r>
            <w:r>
              <w:rPr>
                <w:sz w:val="20"/>
              </w:rPr>
              <w:t xml:space="preserve"> </w:t>
            </w:r>
            <w:r w:rsidRPr="00A2114A">
              <w:rPr>
                <w:sz w:val="20"/>
              </w:rPr>
              <w:t xml:space="preserve">stationary and clear of traffic lanes or once in moving convoy at a maximum speed of </w:t>
            </w:r>
            <w:r w:rsidR="00CA041A">
              <w:rPr>
                <w:sz w:val="20"/>
              </w:rPr>
              <w:t>4</w:t>
            </w:r>
            <w:r w:rsidRPr="00A2114A">
              <w:rPr>
                <w:sz w:val="20"/>
              </w:rPr>
              <w:t>0KPH (the operator shall ensure no vehicles are in the lowering area of the attenuator)</w:t>
            </w:r>
            <w:r w:rsidR="009A502E">
              <w:rPr>
                <w:sz w:val="20"/>
              </w:rPr>
              <w:t>.</w:t>
            </w:r>
          </w:p>
        </w:tc>
        <w:tc>
          <w:tcPr>
            <w:tcW w:w="1421" w:type="dxa"/>
          </w:tcPr>
          <w:p w14:paraId="6C9C7992" w14:textId="77777777" w:rsidR="00F31959" w:rsidRPr="00F31959" w:rsidRDefault="00F31959" w:rsidP="00F31959">
            <w:pPr>
              <w:pStyle w:val="TableParagraph"/>
              <w:spacing w:line="236" w:lineRule="exact"/>
              <w:ind w:left="111"/>
              <w:jc w:val="center"/>
              <w:rPr>
                <w:sz w:val="20"/>
              </w:rPr>
            </w:pPr>
            <w:r w:rsidRPr="00F31959">
              <w:rPr>
                <w:sz w:val="20"/>
              </w:rPr>
              <w:t>Team Leader,</w:t>
            </w:r>
          </w:p>
          <w:p w14:paraId="49F0C3E2" w14:textId="77777777" w:rsidR="00F31959" w:rsidRPr="00F31959" w:rsidRDefault="00F31959" w:rsidP="00F31959">
            <w:pPr>
              <w:pStyle w:val="TableParagraph"/>
              <w:spacing w:line="236" w:lineRule="exact"/>
              <w:ind w:left="111"/>
              <w:jc w:val="center"/>
              <w:rPr>
                <w:sz w:val="20"/>
              </w:rPr>
            </w:pPr>
            <w:r w:rsidRPr="00F31959">
              <w:rPr>
                <w:sz w:val="20"/>
              </w:rPr>
              <w:t>TMA Operator</w:t>
            </w:r>
          </w:p>
          <w:p w14:paraId="34979A08" w14:textId="77777777" w:rsidR="00F31959" w:rsidRPr="00F31959" w:rsidRDefault="00F31959" w:rsidP="00F31959">
            <w:pPr>
              <w:pStyle w:val="TableParagraph"/>
              <w:spacing w:line="236" w:lineRule="exact"/>
              <w:ind w:left="111"/>
              <w:jc w:val="center"/>
              <w:rPr>
                <w:sz w:val="20"/>
              </w:rPr>
            </w:pPr>
            <w:r w:rsidRPr="00F31959">
              <w:rPr>
                <w:sz w:val="20"/>
              </w:rPr>
              <w:t>&amp;</w:t>
            </w:r>
          </w:p>
          <w:p w14:paraId="323611F8" w14:textId="36FCF215" w:rsidR="00AD4AA4" w:rsidRDefault="00F31959" w:rsidP="00F31959">
            <w:pPr>
              <w:pStyle w:val="TableParagraph"/>
              <w:spacing w:line="236" w:lineRule="exact"/>
              <w:ind w:left="111"/>
              <w:jc w:val="center"/>
              <w:rPr>
                <w:sz w:val="20"/>
              </w:rPr>
            </w:pPr>
            <w:r w:rsidRPr="00F31959">
              <w:rPr>
                <w:sz w:val="20"/>
              </w:rPr>
              <w:t>TCs</w:t>
            </w:r>
          </w:p>
        </w:tc>
        <w:tc>
          <w:tcPr>
            <w:tcW w:w="1699" w:type="dxa"/>
          </w:tcPr>
          <w:p w14:paraId="5F5C31AE" w14:textId="5C680967" w:rsidR="00D9275E" w:rsidRDefault="00F31959">
            <w:pPr>
              <w:pStyle w:val="TableParagraph"/>
              <w:spacing w:line="236" w:lineRule="exact"/>
              <w:ind w:left="9"/>
              <w:jc w:val="center"/>
              <w:rPr>
                <w:b/>
                <w:sz w:val="20"/>
              </w:rPr>
            </w:pPr>
            <w:r>
              <w:rPr>
                <w:b/>
                <w:sz w:val="20"/>
              </w:rPr>
              <w:t>2</w:t>
            </w:r>
          </w:p>
        </w:tc>
      </w:tr>
      <w:tr w:rsidR="008F174D" w14:paraId="461E3B84" w14:textId="77777777">
        <w:trPr>
          <w:trHeight w:val="1146"/>
        </w:trPr>
        <w:tc>
          <w:tcPr>
            <w:tcW w:w="1843" w:type="dxa"/>
          </w:tcPr>
          <w:p w14:paraId="28AC8C55" w14:textId="7E76FDBE" w:rsidR="00AE1649" w:rsidRDefault="00DA46C4" w:rsidP="00AE1649">
            <w:pPr>
              <w:pStyle w:val="TableParagraph"/>
              <w:ind w:left="0"/>
              <w:rPr>
                <w:rFonts w:asciiTheme="minorHAnsi" w:hAnsiTheme="minorHAnsi" w:cstheme="minorHAnsi"/>
                <w:sz w:val="20"/>
              </w:rPr>
            </w:pPr>
            <w:r>
              <w:rPr>
                <w:rFonts w:asciiTheme="minorHAnsi" w:hAnsiTheme="minorHAnsi" w:cstheme="minorHAnsi"/>
                <w:b/>
                <w:bCs/>
                <w:sz w:val="20"/>
              </w:rPr>
              <w:t>8</w:t>
            </w:r>
            <w:r w:rsidR="0092739A" w:rsidRPr="00A37870">
              <w:rPr>
                <w:rFonts w:asciiTheme="minorHAnsi" w:hAnsiTheme="minorHAnsi" w:cstheme="minorHAnsi"/>
                <w:b/>
                <w:bCs/>
                <w:sz w:val="20"/>
              </w:rPr>
              <w:t xml:space="preserve">.0 </w:t>
            </w:r>
            <w:r w:rsidR="00AE1649" w:rsidRPr="00A37870">
              <w:rPr>
                <w:rFonts w:asciiTheme="minorHAnsi" w:hAnsiTheme="minorHAnsi" w:cstheme="minorHAnsi"/>
                <w:sz w:val="20"/>
              </w:rPr>
              <w:t xml:space="preserve">Establish traffic </w:t>
            </w:r>
            <w:r w:rsidR="006B3EC1" w:rsidRPr="00A37870">
              <w:rPr>
                <w:rFonts w:asciiTheme="minorHAnsi" w:hAnsiTheme="minorHAnsi" w:cstheme="minorHAnsi"/>
                <w:sz w:val="20"/>
              </w:rPr>
              <w:t>control.</w:t>
            </w:r>
          </w:p>
          <w:p w14:paraId="3FDE96E6" w14:textId="77777777" w:rsidR="00AF50F7" w:rsidRDefault="00AF50F7" w:rsidP="00AE1649">
            <w:pPr>
              <w:pStyle w:val="TableParagraph"/>
              <w:ind w:left="0"/>
              <w:rPr>
                <w:rFonts w:asciiTheme="minorHAnsi" w:hAnsiTheme="minorHAnsi" w:cstheme="minorHAnsi"/>
                <w:sz w:val="20"/>
              </w:rPr>
            </w:pPr>
          </w:p>
          <w:p w14:paraId="6278AE08" w14:textId="77777777" w:rsidR="00AF50F7" w:rsidRDefault="00AF50F7" w:rsidP="00AE1649">
            <w:pPr>
              <w:pStyle w:val="TableParagraph"/>
              <w:ind w:left="0"/>
              <w:rPr>
                <w:rFonts w:asciiTheme="minorHAnsi" w:hAnsiTheme="minorHAnsi" w:cstheme="minorHAnsi"/>
                <w:sz w:val="20"/>
              </w:rPr>
            </w:pPr>
          </w:p>
          <w:p w14:paraId="40E083F2" w14:textId="77777777" w:rsidR="00AF50F7" w:rsidRDefault="00AF50F7" w:rsidP="00AE1649">
            <w:pPr>
              <w:pStyle w:val="TableParagraph"/>
              <w:ind w:left="0"/>
              <w:rPr>
                <w:rFonts w:asciiTheme="minorHAnsi" w:hAnsiTheme="minorHAnsi" w:cstheme="minorHAnsi"/>
                <w:sz w:val="20"/>
              </w:rPr>
            </w:pPr>
          </w:p>
          <w:p w14:paraId="34C2FC7C" w14:textId="77777777" w:rsidR="00AF50F7" w:rsidRDefault="00AF50F7" w:rsidP="00AE1649">
            <w:pPr>
              <w:pStyle w:val="TableParagraph"/>
              <w:ind w:left="0"/>
              <w:rPr>
                <w:rFonts w:asciiTheme="minorHAnsi" w:hAnsiTheme="minorHAnsi" w:cstheme="minorHAnsi"/>
                <w:sz w:val="20"/>
              </w:rPr>
            </w:pPr>
          </w:p>
          <w:p w14:paraId="02AD7213" w14:textId="77777777" w:rsidR="00AF50F7" w:rsidRDefault="00AF50F7" w:rsidP="00AE1649">
            <w:pPr>
              <w:pStyle w:val="TableParagraph"/>
              <w:ind w:left="0"/>
              <w:rPr>
                <w:rFonts w:asciiTheme="minorHAnsi" w:hAnsiTheme="minorHAnsi" w:cstheme="minorHAnsi"/>
                <w:sz w:val="20"/>
              </w:rPr>
            </w:pPr>
          </w:p>
          <w:p w14:paraId="726929DA" w14:textId="77777777" w:rsidR="00AF50F7" w:rsidRDefault="00AF50F7" w:rsidP="00AE1649">
            <w:pPr>
              <w:pStyle w:val="TableParagraph"/>
              <w:ind w:left="0"/>
              <w:rPr>
                <w:rFonts w:asciiTheme="minorHAnsi" w:hAnsiTheme="minorHAnsi" w:cstheme="minorHAnsi"/>
                <w:sz w:val="20"/>
              </w:rPr>
            </w:pPr>
          </w:p>
          <w:p w14:paraId="4EF7414E" w14:textId="77777777" w:rsidR="00AF50F7" w:rsidRDefault="00AF50F7" w:rsidP="00AE1649">
            <w:pPr>
              <w:pStyle w:val="TableParagraph"/>
              <w:ind w:left="0"/>
              <w:rPr>
                <w:rFonts w:asciiTheme="minorHAnsi" w:hAnsiTheme="minorHAnsi" w:cstheme="minorHAnsi"/>
                <w:sz w:val="20"/>
              </w:rPr>
            </w:pPr>
          </w:p>
          <w:p w14:paraId="20CCA434" w14:textId="77777777" w:rsidR="00AF50F7" w:rsidRDefault="00AF50F7" w:rsidP="00AE1649">
            <w:pPr>
              <w:pStyle w:val="TableParagraph"/>
              <w:ind w:left="0"/>
              <w:rPr>
                <w:rFonts w:asciiTheme="minorHAnsi" w:hAnsiTheme="minorHAnsi" w:cstheme="minorHAnsi"/>
                <w:sz w:val="20"/>
              </w:rPr>
            </w:pPr>
          </w:p>
          <w:p w14:paraId="318DC8F4" w14:textId="77777777" w:rsidR="00AF50F7" w:rsidRDefault="00AF50F7" w:rsidP="00AE1649">
            <w:pPr>
              <w:pStyle w:val="TableParagraph"/>
              <w:ind w:left="0"/>
              <w:rPr>
                <w:rFonts w:asciiTheme="minorHAnsi" w:hAnsiTheme="minorHAnsi" w:cstheme="minorHAnsi"/>
                <w:sz w:val="20"/>
              </w:rPr>
            </w:pPr>
          </w:p>
          <w:p w14:paraId="1F080783" w14:textId="77777777" w:rsidR="00AF50F7" w:rsidRDefault="00AF50F7" w:rsidP="00AE1649">
            <w:pPr>
              <w:pStyle w:val="TableParagraph"/>
              <w:ind w:left="0"/>
              <w:rPr>
                <w:rFonts w:asciiTheme="minorHAnsi" w:hAnsiTheme="minorHAnsi" w:cstheme="minorHAnsi"/>
                <w:sz w:val="20"/>
              </w:rPr>
            </w:pPr>
          </w:p>
          <w:p w14:paraId="497C9477" w14:textId="77777777" w:rsidR="00AF50F7" w:rsidRDefault="00AF50F7" w:rsidP="00AE1649">
            <w:pPr>
              <w:pStyle w:val="TableParagraph"/>
              <w:ind w:left="0"/>
              <w:rPr>
                <w:rFonts w:asciiTheme="minorHAnsi" w:hAnsiTheme="minorHAnsi" w:cstheme="minorHAnsi"/>
                <w:sz w:val="20"/>
              </w:rPr>
            </w:pPr>
          </w:p>
          <w:p w14:paraId="190A24D2" w14:textId="77777777" w:rsidR="00AF50F7" w:rsidRDefault="00AF50F7" w:rsidP="00AE1649">
            <w:pPr>
              <w:pStyle w:val="TableParagraph"/>
              <w:ind w:left="0"/>
              <w:rPr>
                <w:rFonts w:asciiTheme="minorHAnsi" w:hAnsiTheme="minorHAnsi" w:cstheme="minorHAnsi"/>
                <w:sz w:val="20"/>
              </w:rPr>
            </w:pPr>
          </w:p>
          <w:p w14:paraId="0B9D82CF" w14:textId="77777777" w:rsidR="00AF50F7" w:rsidRDefault="00AF50F7" w:rsidP="00AE1649">
            <w:pPr>
              <w:pStyle w:val="TableParagraph"/>
              <w:ind w:left="0"/>
              <w:rPr>
                <w:rFonts w:asciiTheme="minorHAnsi" w:hAnsiTheme="minorHAnsi" w:cstheme="minorHAnsi"/>
                <w:sz w:val="20"/>
              </w:rPr>
            </w:pPr>
          </w:p>
          <w:p w14:paraId="5BE3F531" w14:textId="77777777" w:rsidR="00AF50F7" w:rsidRDefault="00AF50F7" w:rsidP="00AE1649">
            <w:pPr>
              <w:pStyle w:val="TableParagraph"/>
              <w:ind w:left="0"/>
              <w:rPr>
                <w:rFonts w:asciiTheme="minorHAnsi" w:hAnsiTheme="minorHAnsi" w:cstheme="minorHAnsi"/>
                <w:sz w:val="20"/>
              </w:rPr>
            </w:pPr>
          </w:p>
          <w:p w14:paraId="30946D1C" w14:textId="77777777" w:rsidR="00AF50F7" w:rsidRDefault="00AF50F7" w:rsidP="00AE1649">
            <w:pPr>
              <w:pStyle w:val="TableParagraph"/>
              <w:ind w:left="0"/>
              <w:rPr>
                <w:rFonts w:asciiTheme="minorHAnsi" w:hAnsiTheme="minorHAnsi" w:cstheme="minorHAnsi"/>
                <w:sz w:val="20"/>
              </w:rPr>
            </w:pPr>
          </w:p>
          <w:p w14:paraId="01E70E56" w14:textId="77777777" w:rsidR="00AF50F7" w:rsidRDefault="00AF50F7" w:rsidP="00AE1649">
            <w:pPr>
              <w:pStyle w:val="TableParagraph"/>
              <w:ind w:left="0"/>
              <w:rPr>
                <w:rFonts w:asciiTheme="minorHAnsi" w:hAnsiTheme="minorHAnsi" w:cstheme="minorHAnsi"/>
                <w:sz w:val="20"/>
              </w:rPr>
            </w:pPr>
          </w:p>
          <w:p w14:paraId="47C24623" w14:textId="77777777" w:rsidR="00AF50F7" w:rsidRDefault="00AF50F7" w:rsidP="00AE1649">
            <w:pPr>
              <w:pStyle w:val="TableParagraph"/>
              <w:ind w:left="0"/>
              <w:rPr>
                <w:rFonts w:asciiTheme="minorHAnsi" w:hAnsiTheme="minorHAnsi" w:cstheme="minorHAnsi"/>
                <w:sz w:val="20"/>
              </w:rPr>
            </w:pPr>
          </w:p>
          <w:p w14:paraId="2A352B1D" w14:textId="30740CAE" w:rsidR="0092739A" w:rsidRDefault="0092739A" w:rsidP="00085ADC">
            <w:pPr>
              <w:pStyle w:val="TableParagraph"/>
              <w:ind w:left="0"/>
              <w:rPr>
                <w:rFonts w:asciiTheme="minorHAnsi" w:hAnsiTheme="minorHAnsi" w:cstheme="minorHAnsi"/>
                <w:b/>
                <w:bCs/>
                <w:sz w:val="20"/>
              </w:rPr>
            </w:pPr>
          </w:p>
        </w:tc>
        <w:tc>
          <w:tcPr>
            <w:tcW w:w="2553" w:type="dxa"/>
          </w:tcPr>
          <w:p w14:paraId="224DAAD2" w14:textId="067803E7" w:rsidR="008F174D" w:rsidRDefault="00AE1649" w:rsidP="008F174D">
            <w:pPr>
              <w:pStyle w:val="TableParagraph"/>
              <w:spacing w:line="237" w:lineRule="auto"/>
              <w:ind w:right="117"/>
              <w:rPr>
                <w:sz w:val="20"/>
              </w:rPr>
            </w:pPr>
            <w:r>
              <w:rPr>
                <w:sz w:val="20"/>
              </w:rPr>
              <w:t xml:space="preserve">Struck by passing vehicles. </w:t>
            </w:r>
          </w:p>
          <w:p w14:paraId="54C3B726" w14:textId="06485CAE" w:rsidR="00AE1649" w:rsidRDefault="00741B4C" w:rsidP="00741B4C">
            <w:pPr>
              <w:pStyle w:val="TableParagraph"/>
              <w:spacing w:line="237" w:lineRule="auto"/>
              <w:ind w:left="0" w:right="117"/>
              <w:rPr>
                <w:sz w:val="20"/>
              </w:rPr>
            </w:pPr>
            <w:r>
              <w:rPr>
                <w:sz w:val="20"/>
              </w:rPr>
              <w:t xml:space="preserve">   </w:t>
            </w:r>
            <w:r w:rsidR="00AE1649">
              <w:rPr>
                <w:sz w:val="20"/>
              </w:rPr>
              <w:t>Hit by debris</w:t>
            </w:r>
          </w:p>
        </w:tc>
        <w:tc>
          <w:tcPr>
            <w:tcW w:w="705" w:type="dxa"/>
          </w:tcPr>
          <w:p w14:paraId="59755957" w14:textId="77777777" w:rsidR="008F174D" w:rsidRDefault="008F174D" w:rsidP="008F174D">
            <w:pPr>
              <w:pStyle w:val="TableParagraph"/>
              <w:spacing w:line="236" w:lineRule="exact"/>
              <w:ind w:left="13"/>
              <w:jc w:val="center"/>
              <w:rPr>
                <w:b/>
                <w:sz w:val="20"/>
              </w:rPr>
            </w:pPr>
            <w:r>
              <w:rPr>
                <w:b/>
                <w:sz w:val="20"/>
              </w:rPr>
              <w:t>1</w:t>
            </w:r>
          </w:p>
          <w:p w14:paraId="13AA4C98" w14:textId="77777777" w:rsidR="0051021F" w:rsidRDefault="0051021F" w:rsidP="008F174D">
            <w:pPr>
              <w:pStyle w:val="TableParagraph"/>
              <w:spacing w:line="236" w:lineRule="exact"/>
              <w:ind w:left="13"/>
              <w:jc w:val="center"/>
              <w:rPr>
                <w:b/>
                <w:sz w:val="20"/>
              </w:rPr>
            </w:pPr>
          </w:p>
          <w:p w14:paraId="1D9332D3" w14:textId="77777777" w:rsidR="0051021F" w:rsidRDefault="0051021F" w:rsidP="008F174D">
            <w:pPr>
              <w:pStyle w:val="TableParagraph"/>
              <w:spacing w:line="236" w:lineRule="exact"/>
              <w:ind w:left="13"/>
              <w:jc w:val="center"/>
              <w:rPr>
                <w:b/>
                <w:sz w:val="20"/>
              </w:rPr>
            </w:pPr>
          </w:p>
          <w:p w14:paraId="43BC4E2A" w14:textId="77777777" w:rsidR="0051021F" w:rsidRDefault="0051021F" w:rsidP="008F174D">
            <w:pPr>
              <w:pStyle w:val="TableParagraph"/>
              <w:spacing w:line="236" w:lineRule="exact"/>
              <w:ind w:left="13"/>
              <w:jc w:val="center"/>
              <w:rPr>
                <w:b/>
                <w:sz w:val="20"/>
              </w:rPr>
            </w:pPr>
          </w:p>
          <w:p w14:paraId="2FE694C3" w14:textId="77777777" w:rsidR="0051021F" w:rsidRDefault="0051021F" w:rsidP="008F174D">
            <w:pPr>
              <w:pStyle w:val="TableParagraph"/>
              <w:spacing w:line="236" w:lineRule="exact"/>
              <w:ind w:left="13"/>
              <w:jc w:val="center"/>
              <w:rPr>
                <w:b/>
                <w:sz w:val="20"/>
              </w:rPr>
            </w:pPr>
          </w:p>
          <w:p w14:paraId="7A97CC52" w14:textId="77777777" w:rsidR="0051021F" w:rsidRDefault="0051021F" w:rsidP="008F174D">
            <w:pPr>
              <w:pStyle w:val="TableParagraph"/>
              <w:spacing w:line="236" w:lineRule="exact"/>
              <w:ind w:left="13"/>
              <w:jc w:val="center"/>
              <w:rPr>
                <w:b/>
                <w:sz w:val="20"/>
              </w:rPr>
            </w:pPr>
          </w:p>
          <w:p w14:paraId="3A097E33" w14:textId="77777777" w:rsidR="0051021F" w:rsidRDefault="0051021F" w:rsidP="008F174D">
            <w:pPr>
              <w:pStyle w:val="TableParagraph"/>
              <w:spacing w:line="236" w:lineRule="exact"/>
              <w:ind w:left="13"/>
              <w:jc w:val="center"/>
              <w:rPr>
                <w:b/>
                <w:sz w:val="20"/>
              </w:rPr>
            </w:pPr>
          </w:p>
          <w:p w14:paraId="0DE667EC" w14:textId="77777777" w:rsidR="0051021F" w:rsidRDefault="0051021F" w:rsidP="008F174D">
            <w:pPr>
              <w:pStyle w:val="TableParagraph"/>
              <w:spacing w:line="236" w:lineRule="exact"/>
              <w:ind w:left="13"/>
              <w:jc w:val="center"/>
              <w:rPr>
                <w:b/>
                <w:sz w:val="20"/>
              </w:rPr>
            </w:pPr>
          </w:p>
          <w:p w14:paraId="7E922C4A" w14:textId="77777777" w:rsidR="0051021F" w:rsidRDefault="0051021F" w:rsidP="008F174D">
            <w:pPr>
              <w:pStyle w:val="TableParagraph"/>
              <w:spacing w:line="236" w:lineRule="exact"/>
              <w:ind w:left="13"/>
              <w:jc w:val="center"/>
              <w:rPr>
                <w:b/>
                <w:sz w:val="20"/>
              </w:rPr>
            </w:pPr>
          </w:p>
          <w:p w14:paraId="251C2915" w14:textId="77777777" w:rsidR="0051021F" w:rsidRDefault="0051021F" w:rsidP="008F174D">
            <w:pPr>
              <w:pStyle w:val="TableParagraph"/>
              <w:spacing w:line="236" w:lineRule="exact"/>
              <w:ind w:left="13"/>
              <w:jc w:val="center"/>
              <w:rPr>
                <w:b/>
                <w:sz w:val="20"/>
              </w:rPr>
            </w:pPr>
          </w:p>
          <w:p w14:paraId="5391481E" w14:textId="77777777" w:rsidR="0051021F" w:rsidRDefault="0051021F" w:rsidP="008F174D">
            <w:pPr>
              <w:pStyle w:val="TableParagraph"/>
              <w:spacing w:line="236" w:lineRule="exact"/>
              <w:ind w:left="13"/>
              <w:jc w:val="center"/>
              <w:rPr>
                <w:b/>
                <w:sz w:val="20"/>
              </w:rPr>
            </w:pPr>
          </w:p>
          <w:p w14:paraId="1EAAD733" w14:textId="77777777" w:rsidR="0051021F" w:rsidRDefault="0051021F" w:rsidP="008F174D">
            <w:pPr>
              <w:pStyle w:val="TableParagraph"/>
              <w:spacing w:line="236" w:lineRule="exact"/>
              <w:ind w:left="13"/>
              <w:jc w:val="center"/>
              <w:rPr>
                <w:b/>
                <w:sz w:val="20"/>
              </w:rPr>
            </w:pPr>
          </w:p>
          <w:p w14:paraId="173BBE0F" w14:textId="77777777" w:rsidR="0051021F" w:rsidRDefault="0051021F" w:rsidP="008F174D">
            <w:pPr>
              <w:pStyle w:val="TableParagraph"/>
              <w:spacing w:line="236" w:lineRule="exact"/>
              <w:ind w:left="13"/>
              <w:jc w:val="center"/>
              <w:rPr>
                <w:b/>
                <w:sz w:val="20"/>
              </w:rPr>
            </w:pPr>
          </w:p>
          <w:p w14:paraId="46252653" w14:textId="77777777" w:rsidR="0051021F" w:rsidRDefault="0051021F" w:rsidP="008F174D">
            <w:pPr>
              <w:pStyle w:val="TableParagraph"/>
              <w:spacing w:line="236" w:lineRule="exact"/>
              <w:ind w:left="13"/>
              <w:jc w:val="center"/>
              <w:rPr>
                <w:b/>
                <w:sz w:val="20"/>
              </w:rPr>
            </w:pPr>
          </w:p>
          <w:p w14:paraId="0FBBCE13" w14:textId="77777777" w:rsidR="0051021F" w:rsidRDefault="0051021F" w:rsidP="008F174D">
            <w:pPr>
              <w:pStyle w:val="TableParagraph"/>
              <w:spacing w:line="236" w:lineRule="exact"/>
              <w:ind w:left="13"/>
              <w:jc w:val="center"/>
              <w:rPr>
                <w:b/>
                <w:sz w:val="20"/>
              </w:rPr>
            </w:pPr>
          </w:p>
          <w:p w14:paraId="75BA2AE0" w14:textId="77777777" w:rsidR="0051021F" w:rsidRDefault="0051021F" w:rsidP="008F174D">
            <w:pPr>
              <w:pStyle w:val="TableParagraph"/>
              <w:spacing w:line="236" w:lineRule="exact"/>
              <w:ind w:left="13"/>
              <w:jc w:val="center"/>
              <w:rPr>
                <w:b/>
                <w:sz w:val="20"/>
              </w:rPr>
            </w:pPr>
          </w:p>
          <w:p w14:paraId="1B30C18C" w14:textId="77777777" w:rsidR="0051021F" w:rsidRDefault="0051021F" w:rsidP="008F174D">
            <w:pPr>
              <w:pStyle w:val="TableParagraph"/>
              <w:spacing w:line="236" w:lineRule="exact"/>
              <w:ind w:left="13"/>
              <w:jc w:val="center"/>
              <w:rPr>
                <w:b/>
                <w:sz w:val="20"/>
              </w:rPr>
            </w:pPr>
          </w:p>
          <w:p w14:paraId="4DDD202F" w14:textId="77777777" w:rsidR="0051021F" w:rsidRDefault="0051021F" w:rsidP="008F174D">
            <w:pPr>
              <w:pStyle w:val="TableParagraph"/>
              <w:spacing w:line="236" w:lineRule="exact"/>
              <w:ind w:left="13"/>
              <w:jc w:val="center"/>
              <w:rPr>
                <w:b/>
                <w:sz w:val="20"/>
              </w:rPr>
            </w:pPr>
          </w:p>
          <w:p w14:paraId="278E618B" w14:textId="77777777" w:rsidR="0051021F" w:rsidRDefault="0051021F" w:rsidP="008F174D">
            <w:pPr>
              <w:pStyle w:val="TableParagraph"/>
              <w:spacing w:line="236" w:lineRule="exact"/>
              <w:ind w:left="13"/>
              <w:jc w:val="center"/>
              <w:rPr>
                <w:b/>
                <w:sz w:val="20"/>
              </w:rPr>
            </w:pPr>
          </w:p>
          <w:p w14:paraId="6A981907" w14:textId="77777777" w:rsidR="0051021F" w:rsidRDefault="0051021F" w:rsidP="008F174D">
            <w:pPr>
              <w:pStyle w:val="TableParagraph"/>
              <w:spacing w:line="236" w:lineRule="exact"/>
              <w:ind w:left="13"/>
              <w:jc w:val="center"/>
              <w:rPr>
                <w:b/>
                <w:sz w:val="20"/>
              </w:rPr>
            </w:pPr>
          </w:p>
          <w:p w14:paraId="73560ECF" w14:textId="5802D336" w:rsidR="0051021F" w:rsidRDefault="0051021F" w:rsidP="008F174D">
            <w:pPr>
              <w:pStyle w:val="TableParagraph"/>
              <w:spacing w:line="236" w:lineRule="exact"/>
              <w:ind w:left="13"/>
              <w:jc w:val="center"/>
              <w:rPr>
                <w:b/>
                <w:sz w:val="20"/>
              </w:rPr>
            </w:pPr>
          </w:p>
        </w:tc>
        <w:tc>
          <w:tcPr>
            <w:tcW w:w="6379" w:type="dxa"/>
          </w:tcPr>
          <w:p w14:paraId="0858887B" w14:textId="0AEC3D56" w:rsidR="00F73016" w:rsidRPr="007E2867" w:rsidRDefault="00F73016">
            <w:pPr>
              <w:pStyle w:val="ListParagraph"/>
              <w:numPr>
                <w:ilvl w:val="0"/>
                <w:numId w:val="24"/>
              </w:numPr>
              <w:rPr>
                <w:sz w:val="20"/>
              </w:rPr>
            </w:pPr>
            <w:r w:rsidRPr="00F73016">
              <w:rPr>
                <w:sz w:val="20"/>
              </w:rPr>
              <w:t>All Traffic Management vehicles must stay in constant communication over UHF radio.</w:t>
            </w:r>
          </w:p>
          <w:p w14:paraId="553772FF" w14:textId="4D174133" w:rsidR="00A37870" w:rsidRPr="007E2867" w:rsidRDefault="00A37870">
            <w:pPr>
              <w:pStyle w:val="TableParagraph"/>
              <w:numPr>
                <w:ilvl w:val="0"/>
                <w:numId w:val="24"/>
              </w:numPr>
              <w:tabs>
                <w:tab w:val="left" w:pos="471"/>
                <w:tab w:val="left" w:pos="472"/>
              </w:tabs>
              <w:spacing w:line="236" w:lineRule="exact"/>
              <w:rPr>
                <w:sz w:val="20"/>
              </w:rPr>
            </w:pPr>
            <w:r w:rsidRPr="00A37870">
              <w:rPr>
                <w:sz w:val="20"/>
              </w:rPr>
              <w:t xml:space="preserve">Traffic control is to be in accordance with </w:t>
            </w:r>
            <w:r w:rsidR="00D859C0">
              <w:rPr>
                <w:sz w:val="20"/>
              </w:rPr>
              <w:t xml:space="preserve">the </w:t>
            </w:r>
            <w:r w:rsidRPr="00A37870">
              <w:rPr>
                <w:sz w:val="20"/>
              </w:rPr>
              <w:t xml:space="preserve">Traffic </w:t>
            </w:r>
            <w:r>
              <w:rPr>
                <w:sz w:val="20"/>
              </w:rPr>
              <w:t>Guidance Scheme</w:t>
            </w:r>
          </w:p>
          <w:p w14:paraId="1E3A50B5" w14:textId="7D483A06" w:rsidR="00664CD8" w:rsidRPr="007E2867" w:rsidRDefault="00EB0B18">
            <w:pPr>
              <w:pStyle w:val="TableParagraph"/>
              <w:numPr>
                <w:ilvl w:val="0"/>
                <w:numId w:val="24"/>
              </w:numPr>
              <w:tabs>
                <w:tab w:val="left" w:pos="471"/>
                <w:tab w:val="left" w:pos="472"/>
              </w:tabs>
              <w:spacing w:line="236" w:lineRule="exact"/>
              <w:rPr>
                <w:sz w:val="20"/>
              </w:rPr>
            </w:pPr>
            <w:r>
              <w:rPr>
                <w:sz w:val="20"/>
              </w:rPr>
              <w:t>TMA</w:t>
            </w:r>
            <w:r w:rsidR="00A37870" w:rsidRPr="00A37870">
              <w:rPr>
                <w:sz w:val="20"/>
              </w:rPr>
              <w:t xml:space="preserve"> to shadow </w:t>
            </w:r>
            <w:r w:rsidR="00A37870">
              <w:rPr>
                <w:sz w:val="20"/>
              </w:rPr>
              <w:t xml:space="preserve">traffic </w:t>
            </w:r>
            <w:r w:rsidR="00A37870" w:rsidRPr="00A37870">
              <w:rPr>
                <w:sz w:val="20"/>
              </w:rPr>
              <w:t xml:space="preserve">control </w:t>
            </w:r>
            <w:proofErr w:type="gramStart"/>
            <w:r w:rsidR="00A37870" w:rsidRPr="00A37870">
              <w:rPr>
                <w:sz w:val="20"/>
              </w:rPr>
              <w:t>vehicle</w:t>
            </w:r>
            <w:proofErr w:type="gramEnd"/>
            <w:r w:rsidR="00A37870" w:rsidRPr="00A37870">
              <w:rPr>
                <w:sz w:val="20"/>
              </w:rPr>
              <w:t xml:space="preserve"> while approach signs</w:t>
            </w:r>
            <w:r w:rsidR="00A37870">
              <w:rPr>
                <w:sz w:val="20"/>
              </w:rPr>
              <w:t xml:space="preserve"> are being erected. This may include temporarily positioning the </w:t>
            </w:r>
            <w:r w:rsidR="00447E8A">
              <w:rPr>
                <w:sz w:val="20"/>
              </w:rPr>
              <w:t>TMA</w:t>
            </w:r>
            <w:r w:rsidR="00A37870">
              <w:rPr>
                <w:sz w:val="20"/>
              </w:rPr>
              <w:t xml:space="preserve"> in the traffic lane to protect the workers erecting signs</w:t>
            </w:r>
            <w:r w:rsidR="00741B4C">
              <w:rPr>
                <w:sz w:val="20"/>
              </w:rPr>
              <w:t>.</w:t>
            </w:r>
          </w:p>
          <w:p w14:paraId="1548B548" w14:textId="0FA80017" w:rsidR="00D859C0" w:rsidRPr="00085ADC" w:rsidRDefault="00664CD8">
            <w:pPr>
              <w:pStyle w:val="TableParagraph"/>
              <w:numPr>
                <w:ilvl w:val="0"/>
                <w:numId w:val="24"/>
              </w:numPr>
              <w:tabs>
                <w:tab w:val="left" w:pos="471"/>
                <w:tab w:val="left" w:pos="472"/>
              </w:tabs>
              <w:spacing w:line="236" w:lineRule="exact"/>
              <w:rPr>
                <w:sz w:val="20"/>
              </w:rPr>
            </w:pPr>
            <w:r>
              <w:rPr>
                <w:sz w:val="20"/>
              </w:rPr>
              <w:t>This operation will take a minimum of two passes. The 1</w:t>
            </w:r>
            <w:r w:rsidRPr="00664CD8">
              <w:rPr>
                <w:sz w:val="20"/>
                <w:vertAlign w:val="superscript"/>
              </w:rPr>
              <w:t>st</w:t>
            </w:r>
            <w:r>
              <w:rPr>
                <w:sz w:val="20"/>
              </w:rPr>
              <w:t xml:space="preserve"> pass is to set up the pre-warning signs</w:t>
            </w:r>
            <w:r w:rsidR="00D859C0">
              <w:rPr>
                <w:sz w:val="20"/>
              </w:rPr>
              <w:t xml:space="preserve"> on the side of the road. The 2</w:t>
            </w:r>
            <w:r w:rsidR="00D859C0" w:rsidRPr="00D859C0">
              <w:rPr>
                <w:sz w:val="20"/>
                <w:vertAlign w:val="superscript"/>
              </w:rPr>
              <w:t>nd</w:t>
            </w:r>
            <w:r w:rsidR="00D859C0">
              <w:rPr>
                <w:sz w:val="20"/>
              </w:rPr>
              <w:t xml:space="preserve"> pass to </w:t>
            </w:r>
            <w:proofErr w:type="gramStart"/>
            <w:r w:rsidR="00D859C0">
              <w:rPr>
                <w:sz w:val="20"/>
              </w:rPr>
              <w:t>set-up</w:t>
            </w:r>
            <w:proofErr w:type="gramEnd"/>
            <w:r w:rsidR="00D859C0">
              <w:rPr>
                <w:sz w:val="20"/>
              </w:rPr>
              <w:t xml:space="preserve"> the</w:t>
            </w:r>
            <w:r>
              <w:rPr>
                <w:sz w:val="20"/>
              </w:rPr>
              <w:t xml:space="preserve"> traffic cones</w:t>
            </w:r>
            <w:r w:rsidR="00D859C0">
              <w:rPr>
                <w:sz w:val="20"/>
              </w:rPr>
              <w:t xml:space="preserve"> on the other side of the road.</w:t>
            </w:r>
          </w:p>
          <w:p w14:paraId="2D5FB874" w14:textId="5C98C0CE" w:rsidR="00D859C0" w:rsidRPr="00085ADC" w:rsidRDefault="00D859C0">
            <w:pPr>
              <w:pStyle w:val="TableParagraph"/>
              <w:numPr>
                <w:ilvl w:val="0"/>
                <w:numId w:val="24"/>
              </w:numPr>
              <w:tabs>
                <w:tab w:val="left" w:pos="471"/>
                <w:tab w:val="left" w:pos="472"/>
              </w:tabs>
              <w:spacing w:line="236" w:lineRule="exact"/>
              <w:rPr>
                <w:sz w:val="20"/>
              </w:rPr>
            </w:pPr>
            <w:r>
              <w:rPr>
                <w:sz w:val="20"/>
              </w:rPr>
              <w:t xml:space="preserve">The </w:t>
            </w:r>
            <w:r w:rsidR="00EB0B18">
              <w:rPr>
                <w:sz w:val="20"/>
              </w:rPr>
              <w:t>TMA</w:t>
            </w:r>
            <w:r>
              <w:rPr>
                <w:sz w:val="20"/>
              </w:rPr>
              <w:t xml:space="preserve"> shall shadow the traffic controller by being positioned in the traffic lane whilst traffic cones in the taper are being placed.</w:t>
            </w:r>
          </w:p>
          <w:p w14:paraId="7455FAAE" w14:textId="485AB20A" w:rsidR="00A37870" w:rsidRPr="00085ADC" w:rsidRDefault="00D859C0">
            <w:pPr>
              <w:pStyle w:val="TableParagraph"/>
              <w:numPr>
                <w:ilvl w:val="0"/>
                <w:numId w:val="24"/>
              </w:numPr>
              <w:tabs>
                <w:tab w:val="left" w:pos="471"/>
                <w:tab w:val="left" w:pos="472"/>
              </w:tabs>
              <w:spacing w:line="236" w:lineRule="exact"/>
              <w:rPr>
                <w:sz w:val="20"/>
              </w:rPr>
            </w:pPr>
            <w:r>
              <w:rPr>
                <w:sz w:val="20"/>
              </w:rPr>
              <w:t xml:space="preserve">The </w:t>
            </w:r>
            <w:r w:rsidR="00EB0B18">
              <w:rPr>
                <w:sz w:val="20"/>
              </w:rPr>
              <w:t>TMA</w:t>
            </w:r>
            <w:r>
              <w:rPr>
                <w:sz w:val="20"/>
              </w:rPr>
              <w:t xml:space="preserve"> then follows in the closed lane as the traffic cones are placed along the lane line by the</w:t>
            </w:r>
            <w:r w:rsidR="00EB0B18">
              <w:rPr>
                <w:sz w:val="20"/>
              </w:rPr>
              <w:t xml:space="preserve"> Signage </w:t>
            </w:r>
            <w:r w:rsidR="00085ADC">
              <w:rPr>
                <w:sz w:val="20"/>
              </w:rPr>
              <w:t>Vehicle</w:t>
            </w:r>
            <w:r>
              <w:rPr>
                <w:sz w:val="20"/>
              </w:rPr>
              <w:t xml:space="preserve"> or ground TC’s.</w:t>
            </w:r>
          </w:p>
          <w:p w14:paraId="6A6192CA" w14:textId="3E9A64F8" w:rsidR="00741B4C" w:rsidRPr="00085ADC" w:rsidRDefault="00D859C0">
            <w:pPr>
              <w:pStyle w:val="TableParagraph"/>
              <w:numPr>
                <w:ilvl w:val="0"/>
                <w:numId w:val="24"/>
              </w:numPr>
              <w:tabs>
                <w:tab w:val="left" w:pos="471"/>
                <w:tab w:val="left" w:pos="472"/>
              </w:tabs>
              <w:spacing w:line="236" w:lineRule="exact"/>
              <w:rPr>
                <w:sz w:val="20"/>
              </w:rPr>
            </w:pPr>
            <w:r>
              <w:rPr>
                <w:sz w:val="20"/>
              </w:rPr>
              <w:t xml:space="preserve">No </w:t>
            </w:r>
            <w:r w:rsidR="00741B4C">
              <w:rPr>
                <w:sz w:val="20"/>
              </w:rPr>
              <w:t>personnel</w:t>
            </w:r>
            <w:r>
              <w:rPr>
                <w:sz w:val="20"/>
              </w:rPr>
              <w:t xml:space="preserve"> are to cross the road on foot</w:t>
            </w:r>
            <w:r w:rsidR="00741B4C">
              <w:rPr>
                <w:sz w:val="20"/>
              </w:rPr>
              <w:t xml:space="preserve"> as per prohibition notice</w:t>
            </w:r>
            <w:r w:rsidR="00F73016">
              <w:rPr>
                <w:sz w:val="20"/>
              </w:rPr>
              <w:t>.</w:t>
            </w:r>
          </w:p>
          <w:p w14:paraId="0D856EE4" w14:textId="28FB2D2F" w:rsidR="00085ADC" w:rsidRPr="00085ADC" w:rsidRDefault="00741B4C">
            <w:pPr>
              <w:pStyle w:val="TableParagraph"/>
              <w:numPr>
                <w:ilvl w:val="0"/>
                <w:numId w:val="35"/>
              </w:numPr>
              <w:tabs>
                <w:tab w:val="left" w:pos="471"/>
                <w:tab w:val="left" w:pos="472"/>
              </w:tabs>
              <w:spacing w:line="236" w:lineRule="exact"/>
              <w:ind w:left="471"/>
              <w:rPr>
                <w:sz w:val="20"/>
              </w:rPr>
            </w:pPr>
            <w:r>
              <w:rPr>
                <w:sz w:val="20"/>
              </w:rPr>
              <w:t>Where the work is to be within 1.2m of Traffic the speed is to be reduced to 40Kmh as soon as practicable.</w:t>
            </w:r>
          </w:p>
          <w:p w14:paraId="5E0632CD" w14:textId="239F2A44" w:rsidR="00085ADC" w:rsidRPr="00085ADC" w:rsidRDefault="003D6F3C">
            <w:pPr>
              <w:pStyle w:val="TableParagraph"/>
              <w:numPr>
                <w:ilvl w:val="0"/>
                <w:numId w:val="35"/>
              </w:numPr>
              <w:tabs>
                <w:tab w:val="left" w:pos="471"/>
                <w:tab w:val="left" w:pos="472"/>
              </w:tabs>
              <w:spacing w:line="236" w:lineRule="exact"/>
              <w:ind w:left="471"/>
              <w:rPr>
                <w:sz w:val="20"/>
              </w:rPr>
            </w:pPr>
            <w:r>
              <w:rPr>
                <w:sz w:val="20"/>
              </w:rPr>
              <w:t xml:space="preserve">When the lane has been closed the </w:t>
            </w:r>
            <w:r w:rsidR="00EB0B18">
              <w:rPr>
                <w:sz w:val="20"/>
              </w:rPr>
              <w:t>TMA</w:t>
            </w:r>
            <w:r>
              <w:rPr>
                <w:sz w:val="20"/>
              </w:rPr>
              <w:t xml:space="preserve"> may be positioned in the closed lane.</w:t>
            </w:r>
          </w:p>
          <w:p w14:paraId="47830B84" w14:textId="10026361" w:rsidR="003D6F3C" w:rsidRPr="00A37870" w:rsidRDefault="003D6F3C">
            <w:pPr>
              <w:pStyle w:val="TableParagraph"/>
              <w:numPr>
                <w:ilvl w:val="0"/>
                <w:numId w:val="35"/>
              </w:numPr>
              <w:tabs>
                <w:tab w:val="left" w:pos="471"/>
                <w:tab w:val="left" w:pos="472"/>
              </w:tabs>
              <w:spacing w:line="236" w:lineRule="exact"/>
              <w:rPr>
                <w:sz w:val="20"/>
              </w:rPr>
            </w:pPr>
            <w:r>
              <w:rPr>
                <w:sz w:val="20"/>
              </w:rPr>
              <w:t xml:space="preserve">Within a lane closure the </w:t>
            </w:r>
            <w:r w:rsidR="00EB0B18">
              <w:rPr>
                <w:sz w:val="20"/>
              </w:rPr>
              <w:t>TMA</w:t>
            </w:r>
            <w:r>
              <w:rPr>
                <w:sz w:val="20"/>
              </w:rPr>
              <w:t xml:space="preserve"> driver </w:t>
            </w:r>
            <w:r w:rsidR="00CA041A">
              <w:rPr>
                <w:sz w:val="20"/>
              </w:rPr>
              <w:t xml:space="preserve">must </w:t>
            </w:r>
            <w:proofErr w:type="gramStart"/>
            <w:r w:rsidR="00CA041A">
              <w:rPr>
                <w:sz w:val="20"/>
              </w:rPr>
              <w:t>remain in TMA at all times</w:t>
            </w:r>
            <w:proofErr w:type="gramEnd"/>
            <w:r w:rsidR="00CA041A">
              <w:rPr>
                <w:sz w:val="20"/>
              </w:rPr>
              <w:t xml:space="preserve"> with harness fitted and secured.</w:t>
            </w:r>
          </w:p>
        </w:tc>
        <w:tc>
          <w:tcPr>
            <w:tcW w:w="1421" w:type="dxa"/>
          </w:tcPr>
          <w:p w14:paraId="0635C4A4" w14:textId="77777777" w:rsidR="00F73016" w:rsidRPr="00F31959" w:rsidRDefault="00F73016" w:rsidP="00F73016">
            <w:pPr>
              <w:pStyle w:val="TableParagraph"/>
              <w:spacing w:line="236" w:lineRule="exact"/>
              <w:ind w:left="111"/>
              <w:jc w:val="center"/>
              <w:rPr>
                <w:sz w:val="20"/>
              </w:rPr>
            </w:pPr>
            <w:r w:rsidRPr="00F31959">
              <w:rPr>
                <w:sz w:val="20"/>
              </w:rPr>
              <w:t>Team Leader,</w:t>
            </w:r>
          </w:p>
          <w:p w14:paraId="57C56DB7" w14:textId="77777777" w:rsidR="00F73016" w:rsidRPr="00F31959" w:rsidRDefault="00F73016" w:rsidP="00F73016">
            <w:pPr>
              <w:pStyle w:val="TableParagraph"/>
              <w:spacing w:line="236" w:lineRule="exact"/>
              <w:ind w:left="111"/>
              <w:jc w:val="center"/>
              <w:rPr>
                <w:sz w:val="20"/>
              </w:rPr>
            </w:pPr>
            <w:r w:rsidRPr="00F31959">
              <w:rPr>
                <w:sz w:val="20"/>
              </w:rPr>
              <w:t>TMA Operator</w:t>
            </w:r>
          </w:p>
          <w:p w14:paraId="4C0EF0C7" w14:textId="77777777" w:rsidR="00F73016" w:rsidRPr="00F31959" w:rsidRDefault="00F73016" w:rsidP="00F73016">
            <w:pPr>
              <w:pStyle w:val="TableParagraph"/>
              <w:spacing w:line="236" w:lineRule="exact"/>
              <w:ind w:left="111"/>
              <w:jc w:val="center"/>
              <w:rPr>
                <w:sz w:val="20"/>
              </w:rPr>
            </w:pPr>
            <w:r w:rsidRPr="00F31959">
              <w:rPr>
                <w:sz w:val="20"/>
              </w:rPr>
              <w:t>&amp;</w:t>
            </w:r>
          </w:p>
          <w:p w14:paraId="2529252D" w14:textId="7437E053" w:rsidR="00F73016" w:rsidRDefault="00F73016" w:rsidP="00F73016">
            <w:pPr>
              <w:pStyle w:val="TableParagraph"/>
              <w:spacing w:line="236" w:lineRule="exact"/>
              <w:ind w:left="111"/>
              <w:jc w:val="center"/>
              <w:rPr>
                <w:sz w:val="20"/>
              </w:rPr>
            </w:pPr>
            <w:r w:rsidRPr="00F31959">
              <w:rPr>
                <w:sz w:val="20"/>
              </w:rPr>
              <w:t>TCs</w:t>
            </w:r>
          </w:p>
          <w:p w14:paraId="01BA8F9D" w14:textId="77777777" w:rsidR="00F73016" w:rsidRDefault="00F73016" w:rsidP="000223FA">
            <w:pPr>
              <w:pStyle w:val="TableParagraph"/>
              <w:spacing w:line="236" w:lineRule="exact"/>
              <w:ind w:left="111"/>
              <w:jc w:val="center"/>
              <w:rPr>
                <w:sz w:val="20"/>
              </w:rPr>
            </w:pPr>
          </w:p>
          <w:p w14:paraId="2134BDC8" w14:textId="77777777" w:rsidR="00F73016" w:rsidRDefault="00F73016" w:rsidP="000223FA">
            <w:pPr>
              <w:pStyle w:val="TableParagraph"/>
              <w:spacing w:line="236" w:lineRule="exact"/>
              <w:ind w:left="111"/>
              <w:jc w:val="center"/>
              <w:rPr>
                <w:sz w:val="20"/>
              </w:rPr>
            </w:pPr>
          </w:p>
          <w:p w14:paraId="5741E609" w14:textId="77777777" w:rsidR="00F73016" w:rsidRDefault="00F73016" w:rsidP="000223FA">
            <w:pPr>
              <w:pStyle w:val="TableParagraph"/>
              <w:spacing w:line="236" w:lineRule="exact"/>
              <w:ind w:left="111"/>
              <w:jc w:val="center"/>
              <w:rPr>
                <w:sz w:val="20"/>
              </w:rPr>
            </w:pPr>
          </w:p>
          <w:p w14:paraId="4FDE0F41" w14:textId="77777777" w:rsidR="00F73016" w:rsidRDefault="00F73016" w:rsidP="000223FA">
            <w:pPr>
              <w:pStyle w:val="TableParagraph"/>
              <w:spacing w:line="236" w:lineRule="exact"/>
              <w:ind w:left="111"/>
              <w:jc w:val="center"/>
              <w:rPr>
                <w:sz w:val="20"/>
              </w:rPr>
            </w:pPr>
          </w:p>
          <w:p w14:paraId="26577CBA" w14:textId="77777777" w:rsidR="00F73016" w:rsidRDefault="00F73016" w:rsidP="000223FA">
            <w:pPr>
              <w:pStyle w:val="TableParagraph"/>
              <w:spacing w:line="236" w:lineRule="exact"/>
              <w:ind w:left="111"/>
              <w:jc w:val="center"/>
              <w:rPr>
                <w:sz w:val="20"/>
              </w:rPr>
            </w:pPr>
          </w:p>
          <w:p w14:paraId="34B4D734" w14:textId="77777777" w:rsidR="00F73016" w:rsidRDefault="00F73016" w:rsidP="000223FA">
            <w:pPr>
              <w:pStyle w:val="TableParagraph"/>
              <w:spacing w:line="236" w:lineRule="exact"/>
              <w:ind w:left="111"/>
              <w:jc w:val="center"/>
              <w:rPr>
                <w:sz w:val="20"/>
              </w:rPr>
            </w:pPr>
          </w:p>
          <w:p w14:paraId="4EB5863F" w14:textId="77777777" w:rsidR="00F73016" w:rsidRDefault="00F73016" w:rsidP="000223FA">
            <w:pPr>
              <w:pStyle w:val="TableParagraph"/>
              <w:spacing w:line="236" w:lineRule="exact"/>
              <w:ind w:left="111"/>
              <w:jc w:val="center"/>
              <w:rPr>
                <w:sz w:val="20"/>
              </w:rPr>
            </w:pPr>
          </w:p>
          <w:p w14:paraId="09B7E002" w14:textId="77777777" w:rsidR="00F73016" w:rsidRDefault="00F73016" w:rsidP="000223FA">
            <w:pPr>
              <w:pStyle w:val="TableParagraph"/>
              <w:spacing w:line="236" w:lineRule="exact"/>
              <w:ind w:left="111"/>
              <w:jc w:val="center"/>
              <w:rPr>
                <w:sz w:val="20"/>
              </w:rPr>
            </w:pPr>
          </w:p>
          <w:p w14:paraId="5DF1438B" w14:textId="77777777" w:rsidR="00F73016" w:rsidRDefault="00F73016" w:rsidP="000223FA">
            <w:pPr>
              <w:pStyle w:val="TableParagraph"/>
              <w:spacing w:line="236" w:lineRule="exact"/>
              <w:ind w:left="111"/>
              <w:jc w:val="center"/>
              <w:rPr>
                <w:sz w:val="20"/>
              </w:rPr>
            </w:pPr>
          </w:p>
          <w:p w14:paraId="4E85CC23" w14:textId="77777777" w:rsidR="00F73016" w:rsidRDefault="00F73016" w:rsidP="00085ADC">
            <w:pPr>
              <w:pStyle w:val="TableParagraph"/>
              <w:spacing w:line="236" w:lineRule="exact"/>
              <w:ind w:left="0"/>
              <w:rPr>
                <w:sz w:val="20"/>
              </w:rPr>
            </w:pPr>
          </w:p>
          <w:p w14:paraId="70F6C0B2" w14:textId="4FA831D6" w:rsidR="00F73016" w:rsidRPr="00F73016" w:rsidRDefault="00085ADC" w:rsidP="00085ADC">
            <w:pPr>
              <w:pStyle w:val="TableParagraph"/>
              <w:spacing w:line="236" w:lineRule="exact"/>
              <w:ind w:left="0"/>
              <w:rPr>
                <w:sz w:val="20"/>
              </w:rPr>
            </w:pPr>
            <w:r>
              <w:rPr>
                <w:sz w:val="20"/>
              </w:rPr>
              <w:t xml:space="preserve">     </w:t>
            </w:r>
            <w:r w:rsidR="00F73016" w:rsidRPr="00F73016">
              <w:rPr>
                <w:sz w:val="20"/>
              </w:rPr>
              <w:t>Team Leader,</w:t>
            </w:r>
          </w:p>
          <w:p w14:paraId="454B54BD" w14:textId="77777777" w:rsidR="00F73016" w:rsidRPr="00F73016" w:rsidRDefault="00F73016" w:rsidP="00F73016">
            <w:pPr>
              <w:pStyle w:val="TableParagraph"/>
              <w:spacing w:line="236" w:lineRule="exact"/>
              <w:ind w:left="111"/>
              <w:jc w:val="center"/>
              <w:rPr>
                <w:sz w:val="20"/>
              </w:rPr>
            </w:pPr>
            <w:r w:rsidRPr="00F73016">
              <w:rPr>
                <w:sz w:val="20"/>
              </w:rPr>
              <w:t>TMA Operator</w:t>
            </w:r>
          </w:p>
          <w:p w14:paraId="75FEBC09" w14:textId="77777777" w:rsidR="00F73016" w:rsidRPr="00F73016" w:rsidRDefault="00F73016" w:rsidP="00F73016">
            <w:pPr>
              <w:pStyle w:val="TableParagraph"/>
              <w:spacing w:line="236" w:lineRule="exact"/>
              <w:ind w:left="111"/>
              <w:jc w:val="center"/>
              <w:rPr>
                <w:sz w:val="20"/>
              </w:rPr>
            </w:pPr>
            <w:r w:rsidRPr="00F73016">
              <w:rPr>
                <w:sz w:val="20"/>
              </w:rPr>
              <w:t>&amp;</w:t>
            </w:r>
          </w:p>
          <w:p w14:paraId="095DAB96" w14:textId="48809C41" w:rsidR="00F73016" w:rsidRDefault="00F73016" w:rsidP="00F73016">
            <w:pPr>
              <w:pStyle w:val="TableParagraph"/>
              <w:spacing w:line="236" w:lineRule="exact"/>
              <w:ind w:left="111"/>
              <w:jc w:val="center"/>
              <w:rPr>
                <w:sz w:val="20"/>
              </w:rPr>
            </w:pPr>
            <w:r w:rsidRPr="00F73016">
              <w:rPr>
                <w:sz w:val="20"/>
              </w:rPr>
              <w:t>TCs</w:t>
            </w:r>
          </w:p>
        </w:tc>
        <w:tc>
          <w:tcPr>
            <w:tcW w:w="1699" w:type="dxa"/>
          </w:tcPr>
          <w:p w14:paraId="129A525E" w14:textId="77777777" w:rsidR="008F174D" w:rsidRDefault="008F174D" w:rsidP="008F174D">
            <w:pPr>
              <w:pStyle w:val="TableParagraph"/>
              <w:spacing w:line="236" w:lineRule="exact"/>
              <w:ind w:left="9"/>
              <w:jc w:val="center"/>
              <w:rPr>
                <w:b/>
                <w:sz w:val="20"/>
              </w:rPr>
            </w:pPr>
            <w:r>
              <w:rPr>
                <w:b/>
                <w:sz w:val="20"/>
              </w:rPr>
              <w:t>2</w:t>
            </w:r>
          </w:p>
          <w:p w14:paraId="26F6E0F4" w14:textId="77777777" w:rsidR="0051021F" w:rsidRDefault="0051021F" w:rsidP="008F174D">
            <w:pPr>
              <w:pStyle w:val="TableParagraph"/>
              <w:spacing w:line="236" w:lineRule="exact"/>
              <w:ind w:left="9"/>
              <w:jc w:val="center"/>
              <w:rPr>
                <w:b/>
                <w:sz w:val="20"/>
              </w:rPr>
            </w:pPr>
          </w:p>
          <w:p w14:paraId="483659B5" w14:textId="77777777" w:rsidR="0051021F" w:rsidRDefault="0051021F" w:rsidP="008F174D">
            <w:pPr>
              <w:pStyle w:val="TableParagraph"/>
              <w:spacing w:line="236" w:lineRule="exact"/>
              <w:ind w:left="9"/>
              <w:jc w:val="center"/>
              <w:rPr>
                <w:b/>
                <w:sz w:val="20"/>
              </w:rPr>
            </w:pPr>
          </w:p>
          <w:p w14:paraId="20CC3138" w14:textId="77777777" w:rsidR="0051021F" w:rsidRDefault="0051021F" w:rsidP="008F174D">
            <w:pPr>
              <w:pStyle w:val="TableParagraph"/>
              <w:spacing w:line="236" w:lineRule="exact"/>
              <w:ind w:left="9"/>
              <w:jc w:val="center"/>
              <w:rPr>
                <w:b/>
                <w:sz w:val="20"/>
              </w:rPr>
            </w:pPr>
          </w:p>
          <w:p w14:paraId="280BE0EC" w14:textId="77777777" w:rsidR="0051021F" w:rsidRDefault="0051021F" w:rsidP="008F174D">
            <w:pPr>
              <w:pStyle w:val="TableParagraph"/>
              <w:spacing w:line="236" w:lineRule="exact"/>
              <w:ind w:left="9"/>
              <w:jc w:val="center"/>
              <w:rPr>
                <w:b/>
                <w:sz w:val="20"/>
              </w:rPr>
            </w:pPr>
          </w:p>
          <w:p w14:paraId="7567A368" w14:textId="77777777" w:rsidR="0051021F" w:rsidRDefault="0051021F" w:rsidP="008F174D">
            <w:pPr>
              <w:pStyle w:val="TableParagraph"/>
              <w:spacing w:line="236" w:lineRule="exact"/>
              <w:ind w:left="9"/>
              <w:jc w:val="center"/>
              <w:rPr>
                <w:b/>
                <w:sz w:val="20"/>
              </w:rPr>
            </w:pPr>
          </w:p>
          <w:p w14:paraId="7D695F55" w14:textId="77777777" w:rsidR="0051021F" w:rsidRDefault="0051021F" w:rsidP="008F174D">
            <w:pPr>
              <w:pStyle w:val="TableParagraph"/>
              <w:spacing w:line="236" w:lineRule="exact"/>
              <w:ind w:left="9"/>
              <w:jc w:val="center"/>
              <w:rPr>
                <w:b/>
                <w:sz w:val="20"/>
              </w:rPr>
            </w:pPr>
          </w:p>
          <w:p w14:paraId="65F4FE60" w14:textId="77777777" w:rsidR="0051021F" w:rsidRDefault="0051021F" w:rsidP="008F174D">
            <w:pPr>
              <w:pStyle w:val="TableParagraph"/>
              <w:spacing w:line="236" w:lineRule="exact"/>
              <w:ind w:left="9"/>
              <w:jc w:val="center"/>
              <w:rPr>
                <w:b/>
                <w:sz w:val="20"/>
              </w:rPr>
            </w:pPr>
          </w:p>
          <w:p w14:paraId="71C76AC2" w14:textId="77777777" w:rsidR="0051021F" w:rsidRDefault="0051021F" w:rsidP="008F174D">
            <w:pPr>
              <w:pStyle w:val="TableParagraph"/>
              <w:spacing w:line="236" w:lineRule="exact"/>
              <w:ind w:left="9"/>
              <w:jc w:val="center"/>
              <w:rPr>
                <w:b/>
                <w:sz w:val="20"/>
              </w:rPr>
            </w:pPr>
          </w:p>
          <w:p w14:paraId="58D0CF6C" w14:textId="77777777" w:rsidR="0051021F" w:rsidRDefault="0051021F" w:rsidP="008F174D">
            <w:pPr>
              <w:pStyle w:val="TableParagraph"/>
              <w:spacing w:line="236" w:lineRule="exact"/>
              <w:ind w:left="9"/>
              <w:jc w:val="center"/>
              <w:rPr>
                <w:b/>
                <w:sz w:val="20"/>
              </w:rPr>
            </w:pPr>
          </w:p>
          <w:p w14:paraId="1BC57EE9" w14:textId="77777777" w:rsidR="0051021F" w:rsidRDefault="0051021F" w:rsidP="008F174D">
            <w:pPr>
              <w:pStyle w:val="TableParagraph"/>
              <w:spacing w:line="236" w:lineRule="exact"/>
              <w:ind w:left="9"/>
              <w:jc w:val="center"/>
              <w:rPr>
                <w:b/>
                <w:sz w:val="20"/>
              </w:rPr>
            </w:pPr>
          </w:p>
          <w:p w14:paraId="2CCD9514" w14:textId="77777777" w:rsidR="0051021F" w:rsidRDefault="0051021F" w:rsidP="008F174D">
            <w:pPr>
              <w:pStyle w:val="TableParagraph"/>
              <w:spacing w:line="236" w:lineRule="exact"/>
              <w:ind w:left="9"/>
              <w:jc w:val="center"/>
              <w:rPr>
                <w:b/>
                <w:sz w:val="20"/>
              </w:rPr>
            </w:pPr>
          </w:p>
          <w:p w14:paraId="687F7179" w14:textId="77777777" w:rsidR="0051021F" w:rsidRDefault="0051021F" w:rsidP="008F174D">
            <w:pPr>
              <w:pStyle w:val="TableParagraph"/>
              <w:spacing w:line="236" w:lineRule="exact"/>
              <w:ind w:left="9"/>
              <w:jc w:val="center"/>
              <w:rPr>
                <w:b/>
                <w:sz w:val="20"/>
              </w:rPr>
            </w:pPr>
          </w:p>
          <w:p w14:paraId="053E9154" w14:textId="77777777" w:rsidR="0051021F" w:rsidRDefault="0051021F" w:rsidP="008F174D">
            <w:pPr>
              <w:pStyle w:val="TableParagraph"/>
              <w:spacing w:line="236" w:lineRule="exact"/>
              <w:ind w:left="9"/>
              <w:jc w:val="center"/>
              <w:rPr>
                <w:b/>
                <w:sz w:val="20"/>
              </w:rPr>
            </w:pPr>
          </w:p>
          <w:p w14:paraId="34E922FA" w14:textId="77777777" w:rsidR="0051021F" w:rsidRDefault="0051021F" w:rsidP="008F174D">
            <w:pPr>
              <w:pStyle w:val="TableParagraph"/>
              <w:spacing w:line="236" w:lineRule="exact"/>
              <w:ind w:left="9"/>
              <w:jc w:val="center"/>
              <w:rPr>
                <w:b/>
                <w:sz w:val="20"/>
              </w:rPr>
            </w:pPr>
          </w:p>
          <w:p w14:paraId="7B05ABFA" w14:textId="77777777" w:rsidR="0051021F" w:rsidRDefault="0051021F" w:rsidP="008F174D">
            <w:pPr>
              <w:pStyle w:val="TableParagraph"/>
              <w:spacing w:line="236" w:lineRule="exact"/>
              <w:ind w:left="9"/>
              <w:jc w:val="center"/>
              <w:rPr>
                <w:b/>
                <w:sz w:val="20"/>
              </w:rPr>
            </w:pPr>
          </w:p>
          <w:p w14:paraId="5626B145" w14:textId="77777777" w:rsidR="0051021F" w:rsidRDefault="0051021F" w:rsidP="008F174D">
            <w:pPr>
              <w:pStyle w:val="TableParagraph"/>
              <w:spacing w:line="236" w:lineRule="exact"/>
              <w:ind w:left="9"/>
              <w:jc w:val="center"/>
              <w:rPr>
                <w:b/>
                <w:sz w:val="20"/>
              </w:rPr>
            </w:pPr>
          </w:p>
          <w:p w14:paraId="29878AE9" w14:textId="77777777" w:rsidR="0051021F" w:rsidRDefault="0051021F" w:rsidP="008F174D">
            <w:pPr>
              <w:pStyle w:val="TableParagraph"/>
              <w:spacing w:line="236" w:lineRule="exact"/>
              <w:ind w:left="9"/>
              <w:jc w:val="center"/>
              <w:rPr>
                <w:b/>
                <w:sz w:val="20"/>
              </w:rPr>
            </w:pPr>
          </w:p>
          <w:p w14:paraId="31108090" w14:textId="77777777" w:rsidR="0051021F" w:rsidRDefault="0051021F" w:rsidP="008F174D">
            <w:pPr>
              <w:pStyle w:val="TableParagraph"/>
              <w:spacing w:line="236" w:lineRule="exact"/>
              <w:ind w:left="9"/>
              <w:jc w:val="center"/>
              <w:rPr>
                <w:b/>
                <w:sz w:val="20"/>
              </w:rPr>
            </w:pPr>
          </w:p>
          <w:p w14:paraId="43F06749" w14:textId="77777777" w:rsidR="0051021F" w:rsidRDefault="0051021F" w:rsidP="008F174D">
            <w:pPr>
              <w:pStyle w:val="TableParagraph"/>
              <w:spacing w:line="236" w:lineRule="exact"/>
              <w:ind w:left="9"/>
              <w:jc w:val="center"/>
              <w:rPr>
                <w:b/>
                <w:sz w:val="20"/>
              </w:rPr>
            </w:pPr>
          </w:p>
          <w:p w14:paraId="698C4ACB" w14:textId="7F6D9588" w:rsidR="0051021F" w:rsidRDefault="0051021F" w:rsidP="008F174D">
            <w:pPr>
              <w:pStyle w:val="TableParagraph"/>
              <w:spacing w:line="236" w:lineRule="exact"/>
              <w:ind w:left="9"/>
              <w:jc w:val="center"/>
              <w:rPr>
                <w:b/>
                <w:sz w:val="20"/>
              </w:rPr>
            </w:pPr>
          </w:p>
        </w:tc>
      </w:tr>
      <w:tr w:rsidR="00085ADC" w14:paraId="0F3344E8" w14:textId="77777777" w:rsidTr="00085ADC">
        <w:trPr>
          <w:trHeight w:val="699"/>
        </w:trPr>
        <w:tc>
          <w:tcPr>
            <w:tcW w:w="1843" w:type="dxa"/>
            <w:shd w:val="clear" w:color="auto" w:fill="F3F3F3"/>
          </w:tcPr>
          <w:p w14:paraId="707CB4E8" w14:textId="603A8677" w:rsidR="00085ADC" w:rsidRDefault="00085ADC" w:rsidP="00085ADC">
            <w:pPr>
              <w:pStyle w:val="TableParagraph"/>
              <w:ind w:left="0"/>
              <w:rPr>
                <w:rFonts w:asciiTheme="minorHAnsi" w:hAnsiTheme="minorHAnsi" w:cstheme="minorHAnsi"/>
                <w:b/>
                <w:bCs/>
                <w:sz w:val="20"/>
              </w:rPr>
            </w:pPr>
            <w:r>
              <w:rPr>
                <w:b/>
                <w:sz w:val="20"/>
              </w:rPr>
              <w:lastRenderedPageBreak/>
              <w:t>Steps in Activity</w:t>
            </w:r>
          </w:p>
        </w:tc>
        <w:tc>
          <w:tcPr>
            <w:tcW w:w="2553" w:type="dxa"/>
            <w:shd w:val="clear" w:color="auto" w:fill="F3F3F3"/>
          </w:tcPr>
          <w:p w14:paraId="7B351C0B" w14:textId="40456FA7" w:rsidR="00085ADC" w:rsidRDefault="00085ADC" w:rsidP="00085ADC">
            <w:pPr>
              <w:pStyle w:val="TableParagraph"/>
              <w:spacing w:line="237" w:lineRule="auto"/>
              <w:ind w:right="117"/>
              <w:rPr>
                <w:sz w:val="20"/>
              </w:rPr>
            </w:pPr>
            <w:r>
              <w:rPr>
                <w:b/>
                <w:sz w:val="20"/>
              </w:rPr>
              <w:t>Potential Hazards</w:t>
            </w:r>
          </w:p>
        </w:tc>
        <w:tc>
          <w:tcPr>
            <w:tcW w:w="705" w:type="dxa"/>
            <w:shd w:val="clear" w:color="auto" w:fill="F3F3F3"/>
          </w:tcPr>
          <w:p w14:paraId="42D92D23" w14:textId="77777777" w:rsidR="00085ADC" w:rsidRDefault="00085ADC" w:rsidP="00085ADC">
            <w:pPr>
              <w:pStyle w:val="TableParagraph"/>
              <w:spacing w:line="236" w:lineRule="exact"/>
              <w:ind w:left="106"/>
              <w:rPr>
                <w:b/>
                <w:sz w:val="20"/>
              </w:rPr>
            </w:pPr>
            <w:r>
              <w:rPr>
                <w:b/>
                <w:sz w:val="20"/>
              </w:rPr>
              <w:t>Risk</w:t>
            </w:r>
          </w:p>
          <w:p w14:paraId="3F81C443" w14:textId="20A57EE5" w:rsidR="00085ADC" w:rsidRDefault="00085ADC" w:rsidP="00085ADC">
            <w:pPr>
              <w:pStyle w:val="TableParagraph"/>
              <w:spacing w:line="236" w:lineRule="exact"/>
              <w:ind w:left="13"/>
              <w:jc w:val="center"/>
              <w:rPr>
                <w:b/>
                <w:sz w:val="20"/>
              </w:rPr>
            </w:pPr>
            <w:r>
              <w:rPr>
                <w:b/>
                <w:sz w:val="20"/>
              </w:rPr>
              <w:t>Class</w:t>
            </w:r>
          </w:p>
        </w:tc>
        <w:tc>
          <w:tcPr>
            <w:tcW w:w="6379" w:type="dxa"/>
            <w:shd w:val="clear" w:color="auto" w:fill="F3F3F3"/>
          </w:tcPr>
          <w:p w14:paraId="70531853" w14:textId="0801CF3E" w:rsidR="00085ADC" w:rsidRDefault="00085ADC" w:rsidP="00085ADC">
            <w:pPr>
              <w:rPr>
                <w:sz w:val="20"/>
              </w:rPr>
            </w:pPr>
            <w:r>
              <w:rPr>
                <w:b/>
                <w:sz w:val="20"/>
              </w:rPr>
              <w:t>Risk Control Measure</w:t>
            </w:r>
          </w:p>
        </w:tc>
        <w:tc>
          <w:tcPr>
            <w:tcW w:w="1421" w:type="dxa"/>
            <w:shd w:val="clear" w:color="auto" w:fill="F3F3F3"/>
          </w:tcPr>
          <w:p w14:paraId="48782BE7" w14:textId="77777777" w:rsidR="00085ADC" w:rsidRDefault="00085ADC" w:rsidP="00085ADC">
            <w:pPr>
              <w:pStyle w:val="TableParagraph"/>
              <w:spacing w:line="236" w:lineRule="exact"/>
              <w:ind w:left="111"/>
              <w:rPr>
                <w:b/>
                <w:sz w:val="20"/>
              </w:rPr>
            </w:pPr>
            <w:r>
              <w:rPr>
                <w:b/>
                <w:sz w:val="20"/>
              </w:rPr>
              <w:t>Responsible</w:t>
            </w:r>
          </w:p>
          <w:p w14:paraId="3ED92E20" w14:textId="45392777" w:rsidR="00085ADC" w:rsidRPr="00F73016" w:rsidRDefault="00085ADC" w:rsidP="00085ADC">
            <w:pPr>
              <w:pStyle w:val="TableParagraph"/>
              <w:spacing w:line="236" w:lineRule="exact"/>
              <w:ind w:left="111"/>
              <w:jc w:val="center"/>
              <w:rPr>
                <w:sz w:val="20"/>
              </w:rPr>
            </w:pPr>
            <w:r>
              <w:rPr>
                <w:b/>
                <w:sz w:val="20"/>
              </w:rPr>
              <w:t>Person/s</w:t>
            </w:r>
          </w:p>
        </w:tc>
        <w:tc>
          <w:tcPr>
            <w:tcW w:w="1699" w:type="dxa"/>
            <w:shd w:val="clear" w:color="auto" w:fill="F3F3F3"/>
          </w:tcPr>
          <w:p w14:paraId="3CABE54F" w14:textId="77777777" w:rsidR="00085ADC" w:rsidRDefault="00085ADC" w:rsidP="00085ADC">
            <w:pPr>
              <w:pStyle w:val="TableParagraph"/>
              <w:spacing w:line="236" w:lineRule="exact"/>
              <w:ind w:left="106"/>
              <w:rPr>
                <w:b/>
                <w:sz w:val="20"/>
              </w:rPr>
            </w:pPr>
            <w:r>
              <w:rPr>
                <w:b/>
                <w:sz w:val="20"/>
              </w:rPr>
              <w:t>Risk Class After</w:t>
            </w:r>
          </w:p>
          <w:p w14:paraId="2CCB52C6" w14:textId="2988E2D0" w:rsidR="00085ADC" w:rsidRDefault="00085ADC" w:rsidP="00085ADC">
            <w:pPr>
              <w:pStyle w:val="TableParagraph"/>
              <w:spacing w:line="236" w:lineRule="exact"/>
              <w:ind w:left="9"/>
              <w:jc w:val="center"/>
              <w:rPr>
                <w:b/>
                <w:sz w:val="20"/>
              </w:rPr>
            </w:pPr>
            <w:r>
              <w:rPr>
                <w:b/>
                <w:sz w:val="20"/>
              </w:rPr>
              <w:t>Controls In Place</w:t>
            </w:r>
          </w:p>
        </w:tc>
      </w:tr>
      <w:tr w:rsidR="00085ADC" w14:paraId="683D8E9B" w14:textId="77777777">
        <w:trPr>
          <w:trHeight w:val="1146"/>
        </w:trPr>
        <w:tc>
          <w:tcPr>
            <w:tcW w:w="1843" w:type="dxa"/>
          </w:tcPr>
          <w:p w14:paraId="1A669185" w14:textId="46A58C43" w:rsidR="00085ADC" w:rsidRPr="00A37870" w:rsidRDefault="00085ADC" w:rsidP="00085ADC">
            <w:pPr>
              <w:pStyle w:val="TableParagraph"/>
              <w:ind w:left="0"/>
              <w:rPr>
                <w:rFonts w:asciiTheme="minorHAnsi" w:hAnsiTheme="minorHAnsi" w:cstheme="minorHAnsi"/>
                <w:b/>
                <w:bCs/>
                <w:sz w:val="20"/>
              </w:rPr>
            </w:pPr>
            <w:r>
              <w:rPr>
                <w:rFonts w:asciiTheme="minorHAnsi" w:hAnsiTheme="minorHAnsi" w:cstheme="minorHAnsi"/>
                <w:b/>
                <w:bCs/>
                <w:sz w:val="20"/>
              </w:rPr>
              <w:t xml:space="preserve">9.0 </w:t>
            </w:r>
            <w:r w:rsidRPr="002B000D">
              <w:rPr>
                <w:rFonts w:asciiTheme="minorHAnsi" w:hAnsiTheme="minorHAnsi" w:cstheme="minorHAnsi"/>
                <w:sz w:val="20"/>
              </w:rPr>
              <w:t>In the event of vehicular collision with TMA</w:t>
            </w:r>
          </w:p>
        </w:tc>
        <w:tc>
          <w:tcPr>
            <w:tcW w:w="2553" w:type="dxa"/>
          </w:tcPr>
          <w:p w14:paraId="7AE3FB0E" w14:textId="21F503CC" w:rsidR="00085ADC" w:rsidRDefault="00085ADC" w:rsidP="00085ADC">
            <w:pPr>
              <w:pStyle w:val="TableParagraph"/>
              <w:spacing w:line="237" w:lineRule="auto"/>
              <w:ind w:right="117"/>
              <w:rPr>
                <w:sz w:val="20"/>
              </w:rPr>
            </w:pPr>
            <w:r>
              <w:rPr>
                <w:sz w:val="20"/>
              </w:rPr>
              <w:t>Vehicle fails to stop and crashes into TMA Blade – crush injuries, hemorrhaging and fire risk</w:t>
            </w:r>
          </w:p>
          <w:p w14:paraId="6BE95FF3" w14:textId="6BB3C9D9" w:rsidR="00085ADC" w:rsidRDefault="00085ADC" w:rsidP="00085ADC">
            <w:pPr>
              <w:pStyle w:val="TableParagraph"/>
              <w:spacing w:line="237" w:lineRule="auto"/>
              <w:ind w:right="117"/>
              <w:rPr>
                <w:sz w:val="20"/>
              </w:rPr>
            </w:pPr>
          </w:p>
        </w:tc>
        <w:tc>
          <w:tcPr>
            <w:tcW w:w="705" w:type="dxa"/>
          </w:tcPr>
          <w:p w14:paraId="7312D5CD" w14:textId="1348069E" w:rsidR="00085ADC" w:rsidRDefault="00085ADC" w:rsidP="00085ADC">
            <w:pPr>
              <w:pStyle w:val="TableParagraph"/>
              <w:spacing w:line="236" w:lineRule="exact"/>
              <w:ind w:left="13"/>
              <w:jc w:val="center"/>
              <w:rPr>
                <w:b/>
                <w:sz w:val="20"/>
              </w:rPr>
            </w:pPr>
            <w:r>
              <w:rPr>
                <w:b/>
                <w:sz w:val="20"/>
              </w:rPr>
              <w:t>1</w:t>
            </w:r>
          </w:p>
        </w:tc>
        <w:tc>
          <w:tcPr>
            <w:tcW w:w="6379" w:type="dxa"/>
          </w:tcPr>
          <w:p w14:paraId="7CEACEC6" w14:textId="77777777" w:rsidR="00085ADC" w:rsidRDefault="00085ADC" w:rsidP="00085ADC">
            <w:pPr>
              <w:rPr>
                <w:sz w:val="20"/>
              </w:rPr>
            </w:pPr>
            <w:r>
              <w:rPr>
                <w:sz w:val="20"/>
              </w:rPr>
              <w:t>In the event a vehicle crashes into the TMA blade the following actions shall take place:</w:t>
            </w:r>
          </w:p>
          <w:p w14:paraId="097AF424" w14:textId="277682BB" w:rsidR="00085ADC" w:rsidRDefault="00085ADC">
            <w:pPr>
              <w:pStyle w:val="ListParagraph"/>
              <w:numPr>
                <w:ilvl w:val="0"/>
                <w:numId w:val="32"/>
              </w:numPr>
              <w:rPr>
                <w:sz w:val="20"/>
              </w:rPr>
            </w:pPr>
            <w:r>
              <w:rPr>
                <w:sz w:val="20"/>
              </w:rPr>
              <w:t>All Hazard and warning lights shall be activated in all vehicles</w:t>
            </w:r>
          </w:p>
          <w:p w14:paraId="00072AEB" w14:textId="263B8F39" w:rsidR="00085ADC" w:rsidRDefault="00085ADC">
            <w:pPr>
              <w:pStyle w:val="ListParagraph"/>
              <w:numPr>
                <w:ilvl w:val="0"/>
                <w:numId w:val="32"/>
              </w:numPr>
              <w:rPr>
                <w:sz w:val="20"/>
              </w:rPr>
            </w:pPr>
            <w:r>
              <w:rPr>
                <w:sz w:val="20"/>
              </w:rPr>
              <w:t>The TMA Operator shall leave the truck in gear with hand break applied and exit the truck safely.</w:t>
            </w:r>
          </w:p>
          <w:p w14:paraId="31170800" w14:textId="635311DA" w:rsidR="00085ADC" w:rsidRDefault="00085ADC">
            <w:pPr>
              <w:pStyle w:val="ListParagraph"/>
              <w:numPr>
                <w:ilvl w:val="0"/>
                <w:numId w:val="32"/>
              </w:numPr>
              <w:rPr>
                <w:sz w:val="20"/>
              </w:rPr>
            </w:pPr>
            <w:r>
              <w:rPr>
                <w:sz w:val="20"/>
              </w:rPr>
              <w:t>Fire extinguisher to be removed from storage container and used where necessary</w:t>
            </w:r>
          </w:p>
          <w:p w14:paraId="4AD68165" w14:textId="545F461F" w:rsidR="00085ADC" w:rsidRDefault="00085ADC">
            <w:pPr>
              <w:pStyle w:val="ListParagraph"/>
              <w:numPr>
                <w:ilvl w:val="0"/>
                <w:numId w:val="32"/>
              </w:numPr>
              <w:rPr>
                <w:sz w:val="20"/>
              </w:rPr>
            </w:pPr>
            <w:r>
              <w:rPr>
                <w:sz w:val="20"/>
              </w:rPr>
              <w:t xml:space="preserve">The operator shall approach the crashed vehicle (if safe to do so) and check the </w:t>
            </w:r>
            <w:proofErr w:type="gramStart"/>
            <w:r>
              <w:rPr>
                <w:sz w:val="20"/>
              </w:rPr>
              <w:t>occupants</w:t>
            </w:r>
            <w:proofErr w:type="gramEnd"/>
            <w:r>
              <w:rPr>
                <w:sz w:val="20"/>
              </w:rPr>
              <w:t xml:space="preserve"> health condition</w:t>
            </w:r>
          </w:p>
          <w:p w14:paraId="684BC1A6" w14:textId="77777777" w:rsidR="00085ADC" w:rsidRDefault="00085ADC">
            <w:pPr>
              <w:pStyle w:val="ListParagraph"/>
              <w:numPr>
                <w:ilvl w:val="0"/>
                <w:numId w:val="32"/>
              </w:numPr>
              <w:rPr>
                <w:sz w:val="20"/>
              </w:rPr>
            </w:pPr>
            <w:r>
              <w:rPr>
                <w:sz w:val="20"/>
              </w:rPr>
              <w:t>First aid shall be administered if required and safe to do so</w:t>
            </w:r>
          </w:p>
          <w:p w14:paraId="584075F0" w14:textId="25C69403" w:rsidR="00085ADC" w:rsidRDefault="00085ADC">
            <w:pPr>
              <w:pStyle w:val="ListParagraph"/>
              <w:numPr>
                <w:ilvl w:val="0"/>
                <w:numId w:val="32"/>
              </w:numPr>
              <w:rPr>
                <w:sz w:val="20"/>
              </w:rPr>
            </w:pPr>
            <w:r>
              <w:rPr>
                <w:sz w:val="20"/>
              </w:rPr>
              <w:t>Posted Traffic controllers to contact 000 and request immediate assistance.</w:t>
            </w:r>
          </w:p>
          <w:p w14:paraId="5BF48610" w14:textId="6B4D3265" w:rsidR="00085ADC" w:rsidRDefault="00085ADC">
            <w:pPr>
              <w:pStyle w:val="ListParagraph"/>
              <w:numPr>
                <w:ilvl w:val="0"/>
                <w:numId w:val="32"/>
              </w:numPr>
              <w:rPr>
                <w:sz w:val="20"/>
              </w:rPr>
            </w:pPr>
            <w:r>
              <w:rPr>
                <w:sz w:val="20"/>
              </w:rPr>
              <w:t xml:space="preserve">Preserve incident </w:t>
            </w:r>
            <w:proofErr w:type="gramStart"/>
            <w:r>
              <w:rPr>
                <w:sz w:val="20"/>
              </w:rPr>
              <w:t>scene</w:t>
            </w:r>
            <w:proofErr w:type="gramEnd"/>
            <w:r>
              <w:rPr>
                <w:sz w:val="20"/>
              </w:rPr>
              <w:t xml:space="preserve"> and site set up</w:t>
            </w:r>
          </w:p>
          <w:p w14:paraId="2AEE967A" w14:textId="0C29C335" w:rsidR="00085ADC" w:rsidRDefault="00085ADC">
            <w:pPr>
              <w:pStyle w:val="ListParagraph"/>
              <w:numPr>
                <w:ilvl w:val="0"/>
                <w:numId w:val="32"/>
              </w:numPr>
              <w:rPr>
                <w:sz w:val="20"/>
              </w:rPr>
            </w:pPr>
            <w:r>
              <w:rPr>
                <w:sz w:val="20"/>
              </w:rPr>
              <w:t xml:space="preserve">Inform </w:t>
            </w:r>
            <w:r w:rsidR="007B5DF8">
              <w:rPr>
                <w:sz w:val="20"/>
              </w:rPr>
              <w:t>Customer</w:t>
            </w:r>
            <w:r>
              <w:rPr>
                <w:sz w:val="20"/>
              </w:rPr>
              <w:t xml:space="preserve"> representative and Paneltec Management</w:t>
            </w:r>
          </w:p>
          <w:p w14:paraId="3C5AC13F" w14:textId="06E7DE78" w:rsidR="00085ADC" w:rsidRPr="002B000D" w:rsidRDefault="00085ADC">
            <w:pPr>
              <w:pStyle w:val="ListParagraph"/>
              <w:numPr>
                <w:ilvl w:val="0"/>
                <w:numId w:val="32"/>
              </w:numPr>
              <w:rPr>
                <w:sz w:val="20"/>
              </w:rPr>
            </w:pPr>
            <w:r>
              <w:rPr>
                <w:sz w:val="20"/>
              </w:rPr>
              <w:t>Tilt tray to be sent to site for TMA removal after emergency services and other investigations have concluded.</w:t>
            </w:r>
          </w:p>
          <w:p w14:paraId="34A1024C" w14:textId="4DAD990F" w:rsidR="00085ADC" w:rsidRPr="002B000D" w:rsidRDefault="00085ADC" w:rsidP="00085ADC">
            <w:pPr>
              <w:rPr>
                <w:sz w:val="20"/>
              </w:rPr>
            </w:pPr>
          </w:p>
        </w:tc>
        <w:tc>
          <w:tcPr>
            <w:tcW w:w="1421" w:type="dxa"/>
          </w:tcPr>
          <w:p w14:paraId="754627F2" w14:textId="77777777" w:rsidR="00085ADC" w:rsidRPr="00F73016" w:rsidRDefault="00085ADC" w:rsidP="00085ADC">
            <w:pPr>
              <w:pStyle w:val="TableParagraph"/>
              <w:spacing w:line="236" w:lineRule="exact"/>
              <w:ind w:left="111"/>
              <w:jc w:val="center"/>
              <w:rPr>
                <w:sz w:val="20"/>
              </w:rPr>
            </w:pPr>
            <w:r w:rsidRPr="00F73016">
              <w:rPr>
                <w:sz w:val="20"/>
              </w:rPr>
              <w:t>TMA Operator</w:t>
            </w:r>
          </w:p>
          <w:p w14:paraId="1F77624E" w14:textId="77777777" w:rsidR="00085ADC" w:rsidRPr="00F73016" w:rsidRDefault="00085ADC" w:rsidP="00085ADC">
            <w:pPr>
              <w:pStyle w:val="TableParagraph"/>
              <w:spacing w:line="236" w:lineRule="exact"/>
              <w:ind w:left="111"/>
              <w:jc w:val="center"/>
              <w:rPr>
                <w:sz w:val="20"/>
              </w:rPr>
            </w:pPr>
            <w:r w:rsidRPr="00F73016">
              <w:rPr>
                <w:sz w:val="20"/>
              </w:rPr>
              <w:t>&amp;</w:t>
            </w:r>
          </w:p>
          <w:p w14:paraId="1FE1FBF2" w14:textId="420319AF" w:rsidR="00085ADC" w:rsidRPr="00F31959" w:rsidRDefault="00085ADC" w:rsidP="00085ADC">
            <w:pPr>
              <w:pStyle w:val="TableParagraph"/>
              <w:spacing w:line="236" w:lineRule="exact"/>
              <w:ind w:left="111"/>
              <w:jc w:val="center"/>
              <w:rPr>
                <w:sz w:val="20"/>
              </w:rPr>
            </w:pPr>
            <w:r w:rsidRPr="00F73016">
              <w:rPr>
                <w:sz w:val="20"/>
              </w:rPr>
              <w:t>TCs</w:t>
            </w:r>
          </w:p>
        </w:tc>
        <w:tc>
          <w:tcPr>
            <w:tcW w:w="1699" w:type="dxa"/>
          </w:tcPr>
          <w:p w14:paraId="3B8B40B1" w14:textId="0BFD3621" w:rsidR="00085ADC" w:rsidRDefault="00085ADC" w:rsidP="00085ADC">
            <w:pPr>
              <w:pStyle w:val="TableParagraph"/>
              <w:spacing w:line="236" w:lineRule="exact"/>
              <w:ind w:left="9"/>
              <w:jc w:val="center"/>
              <w:rPr>
                <w:b/>
                <w:sz w:val="20"/>
              </w:rPr>
            </w:pPr>
            <w:r>
              <w:rPr>
                <w:b/>
                <w:sz w:val="20"/>
              </w:rPr>
              <w:t>2</w:t>
            </w:r>
          </w:p>
        </w:tc>
      </w:tr>
      <w:tr w:rsidR="00085ADC" w14:paraId="2B9490E1" w14:textId="77777777">
        <w:trPr>
          <w:trHeight w:val="1146"/>
        </w:trPr>
        <w:tc>
          <w:tcPr>
            <w:tcW w:w="1843" w:type="dxa"/>
          </w:tcPr>
          <w:p w14:paraId="23ADF551" w14:textId="4E275A7A" w:rsidR="00085ADC" w:rsidRPr="00A37870" w:rsidRDefault="00085ADC" w:rsidP="00085ADC">
            <w:pPr>
              <w:pStyle w:val="TableParagraph"/>
              <w:ind w:left="0"/>
              <w:rPr>
                <w:rFonts w:asciiTheme="minorHAnsi" w:hAnsiTheme="minorHAnsi" w:cstheme="minorHAnsi"/>
                <w:b/>
                <w:bCs/>
                <w:sz w:val="20"/>
              </w:rPr>
            </w:pPr>
            <w:r>
              <w:rPr>
                <w:rFonts w:asciiTheme="minorHAnsi" w:hAnsiTheme="minorHAnsi" w:cstheme="minorHAnsi"/>
                <w:b/>
                <w:bCs/>
                <w:sz w:val="20"/>
              </w:rPr>
              <w:t xml:space="preserve">11.0 </w:t>
            </w:r>
            <w:r w:rsidRPr="00A35FC9">
              <w:rPr>
                <w:rFonts w:asciiTheme="minorHAnsi" w:hAnsiTheme="minorHAnsi" w:cstheme="minorHAnsi"/>
                <w:sz w:val="20"/>
              </w:rPr>
              <w:t>Remove Traffic Control</w:t>
            </w:r>
          </w:p>
        </w:tc>
        <w:tc>
          <w:tcPr>
            <w:tcW w:w="2553" w:type="dxa"/>
          </w:tcPr>
          <w:p w14:paraId="63A8DF18" w14:textId="2BF604D1" w:rsidR="00085ADC" w:rsidRDefault="00085ADC" w:rsidP="00085ADC">
            <w:pPr>
              <w:pStyle w:val="TableParagraph"/>
              <w:spacing w:line="237" w:lineRule="auto"/>
              <w:ind w:right="117"/>
              <w:rPr>
                <w:sz w:val="20"/>
              </w:rPr>
            </w:pPr>
            <w:r>
              <w:rPr>
                <w:sz w:val="20"/>
              </w:rPr>
              <w:t>Vehicle crash, worker struck by passing traffic.</w:t>
            </w:r>
          </w:p>
        </w:tc>
        <w:tc>
          <w:tcPr>
            <w:tcW w:w="705" w:type="dxa"/>
          </w:tcPr>
          <w:p w14:paraId="60837E2C" w14:textId="2CFE3EDB" w:rsidR="00085ADC" w:rsidRDefault="00085ADC" w:rsidP="00085ADC">
            <w:pPr>
              <w:pStyle w:val="TableParagraph"/>
              <w:spacing w:line="236" w:lineRule="exact"/>
              <w:ind w:left="13"/>
              <w:jc w:val="center"/>
              <w:rPr>
                <w:b/>
                <w:sz w:val="20"/>
              </w:rPr>
            </w:pPr>
            <w:r>
              <w:rPr>
                <w:b/>
                <w:sz w:val="20"/>
              </w:rPr>
              <w:t>1</w:t>
            </w:r>
          </w:p>
        </w:tc>
        <w:tc>
          <w:tcPr>
            <w:tcW w:w="6379" w:type="dxa"/>
          </w:tcPr>
          <w:p w14:paraId="40322A1C" w14:textId="5E458438" w:rsidR="00085ADC" w:rsidRPr="00085ADC" w:rsidRDefault="00085ADC">
            <w:pPr>
              <w:pStyle w:val="TableParagraph"/>
              <w:numPr>
                <w:ilvl w:val="0"/>
                <w:numId w:val="31"/>
              </w:numPr>
              <w:tabs>
                <w:tab w:val="left" w:pos="471"/>
                <w:tab w:val="left" w:pos="472"/>
              </w:tabs>
              <w:spacing w:line="236" w:lineRule="exact"/>
              <w:rPr>
                <w:sz w:val="20"/>
              </w:rPr>
            </w:pPr>
            <w:r>
              <w:rPr>
                <w:sz w:val="20"/>
              </w:rPr>
              <w:t>All Traffic Management vehicles must stay in constant communication over UHF radio.</w:t>
            </w:r>
          </w:p>
          <w:p w14:paraId="7F8CD54D" w14:textId="3D8C9C1B" w:rsidR="00085ADC" w:rsidRPr="00085ADC" w:rsidRDefault="00085ADC">
            <w:pPr>
              <w:pStyle w:val="TableParagraph"/>
              <w:numPr>
                <w:ilvl w:val="0"/>
                <w:numId w:val="31"/>
              </w:numPr>
              <w:tabs>
                <w:tab w:val="left" w:pos="471"/>
                <w:tab w:val="left" w:pos="472"/>
              </w:tabs>
              <w:spacing w:line="236" w:lineRule="exact"/>
              <w:rPr>
                <w:sz w:val="20"/>
              </w:rPr>
            </w:pPr>
            <w:r>
              <w:rPr>
                <w:sz w:val="20"/>
              </w:rPr>
              <w:t>TMA shall reverse along lane closure while traffic controllers remove traffic cones. Taper to remain in place.</w:t>
            </w:r>
          </w:p>
          <w:p w14:paraId="7B80A2F5" w14:textId="026A990D" w:rsidR="00085ADC" w:rsidRPr="00085ADC" w:rsidRDefault="00085ADC">
            <w:pPr>
              <w:pStyle w:val="TableParagraph"/>
              <w:numPr>
                <w:ilvl w:val="0"/>
                <w:numId w:val="31"/>
              </w:numPr>
              <w:tabs>
                <w:tab w:val="left" w:pos="471"/>
                <w:tab w:val="left" w:pos="472"/>
              </w:tabs>
              <w:spacing w:line="236" w:lineRule="exact"/>
              <w:rPr>
                <w:sz w:val="20"/>
              </w:rPr>
            </w:pPr>
            <w:r>
              <w:rPr>
                <w:sz w:val="20"/>
              </w:rPr>
              <w:t>To remove taper the TMA shall drive around to the start of the taper as with set up unless the shoulder width permits it to remain within the taper closure. The shoulder width should accommodate the width of the impact attenuator.</w:t>
            </w:r>
          </w:p>
          <w:p w14:paraId="5DD02811" w14:textId="1F1E6425" w:rsidR="00085ADC" w:rsidRPr="00085ADC" w:rsidRDefault="00085ADC">
            <w:pPr>
              <w:pStyle w:val="TableParagraph"/>
              <w:numPr>
                <w:ilvl w:val="0"/>
                <w:numId w:val="31"/>
              </w:numPr>
              <w:tabs>
                <w:tab w:val="left" w:pos="471"/>
                <w:tab w:val="left" w:pos="472"/>
              </w:tabs>
              <w:spacing w:line="236" w:lineRule="exact"/>
              <w:rPr>
                <w:sz w:val="20"/>
              </w:rPr>
            </w:pPr>
            <w:r>
              <w:rPr>
                <w:sz w:val="20"/>
              </w:rPr>
              <w:t>TMA protects the closed lane while the taper is removed.</w:t>
            </w:r>
          </w:p>
          <w:p w14:paraId="5C03AE84" w14:textId="3E0F6279" w:rsidR="00085ADC" w:rsidRPr="00085ADC" w:rsidRDefault="00085ADC">
            <w:pPr>
              <w:pStyle w:val="TableParagraph"/>
              <w:numPr>
                <w:ilvl w:val="0"/>
                <w:numId w:val="31"/>
              </w:numPr>
              <w:tabs>
                <w:tab w:val="left" w:pos="471"/>
                <w:tab w:val="left" w:pos="472"/>
              </w:tabs>
              <w:spacing w:line="236" w:lineRule="exact"/>
              <w:rPr>
                <w:sz w:val="20"/>
              </w:rPr>
            </w:pPr>
            <w:r>
              <w:rPr>
                <w:sz w:val="20"/>
              </w:rPr>
              <w:t>The drive around is performed two more times to remove pre-warning signs from both sides of the road separately.</w:t>
            </w:r>
          </w:p>
          <w:p w14:paraId="1E5DC8AA" w14:textId="4FBC2C90" w:rsidR="00085ADC" w:rsidRPr="00085ADC" w:rsidRDefault="00085ADC">
            <w:pPr>
              <w:pStyle w:val="TableParagraph"/>
              <w:numPr>
                <w:ilvl w:val="0"/>
                <w:numId w:val="31"/>
              </w:numPr>
              <w:tabs>
                <w:tab w:val="left" w:pos="471"/>
                <w:tab w:val="left" w:pos="472"/>
              </w:tabs>
              <w:spacing w:line="236" w:lineRule="exact"/>
              <w:rPr>
                <w:sz w:val="20"/>
              </w:rPr>
            </w:pPr>
            <w:r>
              <w:rPr>
                <w:sz w:val="20"/>
              </w:rPr>
              <w:t xml:space="preserve">When re-entering </w:t>
            </w:r>
            <w:proofErr w:type="gramStart"/>
            <w:r>
              <w:rPr>
                <w:sz w:val="20"/>
              </w:rPr>
              <w:t>traffic</w:t>
            </w:r>
            <w:proofErr w:type="gramEnd"/>
            <w:r>
              <w:rPr>
                <w:sz w:val="20"/>
              </w:rPr>
              <w:t xml:space="preserve"> the vehicles shall accelerate in the lane, deactivate beacon lights, and arrow boards and continue as part of general traffic.</w:t>
            </w:r>
          </w:p>
          <w:p w14:paraId="2F8C51C0" w14:textId="531D2548" w:rsidR="00085ADC" w:rsidRPr="00A37870" w:rsidRDefault="00085ADC">
            <w:pPr>
              <w:pStyle w:val="TableParagraph"/>
              <w:numPr>
                <w:ilvl w:val="0"/>
                <w:numId w:val="31"/>
              </w:numPr>
              <w:tabs>
                <w:tab w:val="left" w:pos="471"/>
                <w:tab w:val="left" w:pos="472"/>
              </w:tabs>
              <w:spacing w:line="236" w:lineRule="exact"/>
              <w:rPr>
                <w:sz w:val="20"/>
              </w:rPr>
            </w:pPr>
            <w:r>
              <w:rPr>
                <w:sz w:val="20"/>
              </w:rPr>
              <w:t>The attenuator may be raised at a maximum speed of 40kmh.</w:t>
            </w:r>
          </w:p>
        </w:tc>
        <w:tc>
          <w:tcPr>
            <w:tcW w:w="1421" w:type="dxa"/>
          </w:tcPr>
          <w:p w14:paraId="1E190180" w14:textId="77777777" w:rsidR="00085ADC" w:rsidRPr="0051021F" w:rsidRDefault="00085ADC" w:rsidP="00085ADC">
            <w:pPr>
              <w:pStyle w:val="TableParagraph"/>
              <w:spacing w:line="236" w:lineRule="exact"/>
              <w:ind w:left="111"/>
              <w:jc w:val="center"/>
              <w:rPr>
                <w:sz w:val="20"/>
              </w:rPr>
            </w:pPr>
            <w:r w:rsidRPr="0051021F">
              <w:rPr>
                <w:sz w:val="20"/>
              </w:rPr>
              <w:t>Team Leader,</w:t>
            </w:r>
          </w:p>
          <w:p w14:paraId="405B505C" w14:textId="77777777" w:rsidR="00085ADC" w:rsidRPr="0051021F" w:rsidRDefault="00085ADC" w:rsidP="00085ADC">
            <w:pPr>
              <w:pStyle w:val="TableParagraph"/>
              <w:spacing w:line="236" w:lineRule="exact"/>
              <w:ind w:left="111"/>
              <w:jc w:val="center"/>
              <w:rPr>
                <w:sz w:val="20"/>
              </w:rPr>
            </w:pPr>
            <w:r w:rsidRPr="0051021F">
              <w:rPr>
                <w:sz w:val="20"/>
              </w:rPr>
              <w:t>TMA Operator</w:t>
            </w:r>
          </w:p>
          <w:p w14:paraId="0A26B07E" w14:textId="77777777" w:rsidR="00085ADC" w:rsidRPr="0051021F" w:rsidRDefault="00085ADC" w:rsidP="00085ADC">
            <w:pPr>
              <w:pStyle w:val="TableParagraph"/>
              <w:spacing w:line="236" w:lineRule="exact"/>
              <w:ind w:left="111"/>
              <w:jc w:val="center"/>
              <w:rPr>
                <w:sz w:val="20"/>
              </w:rPr>
            </w:pPr>
            <w:r w:rsidRPr="0051021F">
              <w:rPr>
                <w:sz w:val="20"/>
              </w:rPr>
              <w:t>&amp;</w:t>
            </w:r>
          </w:p>
          <w:p w14:paraId="3528FE94" w14:textId="094D87CD" w:rsidR="00085ADC" w:rsidRDefault="00085ADC" w:rsidP="00085ADC">
            <w:pPr>
              <w:pStyle w:val="TableParagraph"/>
              <w:spacing w:line="236" w:lineRule="exact"/>
              <w:ind w:left="111"/>
              <w:jc w:val="center"/>
              <w:rPr>
                <w:sz w:val="20"/>
              </w:rPr>
            </w:pPr>
            <w:r w:rsidRPr="0051021F">
              <w:rPr>
                <w:sz w:val="20"/>
              </w:rPr>
              <w:t>TCs</w:t>
            </w:r>
          </w:p>
        </w:tc>
        <w:tc>
          <w:tcPr>
            <w:tcW w:w="1699" w:type="dxa"/>
          </w:tcPr>
          <w:p w14:paraId="00BB46B7" w14:textId="413B5E26" w:rsidR="00085ADC" w:rsidRDefault="00085ADC" w:rsidP="00085ADC">
            <w:pPr>
              <w:pStyle w:val="TableParagraph"/>
              <w:spacing w:line="236" w:lineRule="exact"/>
              <w:ind w:left="9"/>
              <w:jc w:val="center"/>
              <w:rPr>
                <w:b/>
                <w:sz w:val="20"/>
              </w:rPr>
            </w:pPr>
            <w:r w:rsidRPr="0051021F">
              <w:rPr>
                <w:b/>
                <w:sz w:val="20"/>
              </w:rPr>
              <w:t>2</w:t>
            </w:r>
          </w:p>
        </w:tc>
      </w:tr>
      <w:tr w:rsidR="00085ADC" w14:paraId="3675FF1C" w14:textId="77777777" w:rsidTr="00085ADC">
        <w:trPr>
          <w:trHeight w:val="699"/>
        </w:trPr>
        <w:tc>
          <w:tcPr>
            <w:tcW w:w="1843" w:type="dxa"/>
            <w:shd w:val="clear" w:color="auto" w:fill="F3F3F3"/>
          </w:tcPr>
          <w:p w14:paraId="68BD5BB9" w14:textId="1726B880" w:rsidR="00085ADC" w:rsidRDefault="00085ADC" w:rsidP="00085ADC">
            <w:pPr>
              <w:pStyle w:val="TableParagraph"/>
              <w:ind w:left="0"/>
              <w:rPr>
                <w:rFonts w:asciiTheme="minorHAnsi" w:hAnsiTheme="minorHAnsi" w:cstheme="minorHAnsi"/>
                <w:b/>
                <w:bCs/>
                <w:sz w:val="20"/>
              </w:rPr>
            </w:pPr>
            <w:r>
              <w:rPr>
                <w:b/>
                <w:sz w:val="20"/>
              </w:rPr>
              <w:lastRenderedPageBreak/>
              <w:t>Steps in Activity</w:t>
            </w:r>
          </w:p>
        </w:tc>
        <w:tc>
          <w:tcPr>
            <w:tcW w:w="2553" w:type="dxa"/>
            <w:shd w:val="clear" w:color="auto" w:fill="F3F3F3"/>
          </w:tcPr>
          <w:p w14:paraId="4374B12F" w14:textId="4380D699" w:rsidR="00085ADC" w:rsidRDefault="00085ADC" w:rsidP="00085ADC">
            <w:pPr>
              <w:pStyle w:val="TableParagraph"/>
              <w:ind w:right="219"/>
              <w:rPr>
                <w:sz w:val="20"/>
              </w:rPr>
            </w:pPr>
            <w:r>
              <w:rPr>
                <w:b/>
                <w:sz w:val="20"/>
              </w:rPr>
              <w:t>Potential Hazards</w:t>
            </w:r>
          </w:p>
        </w:tc>
        <w:tc>
          <w:tcPr>
            <w:tcW w:w="705" w:type="dxa"/>
            <w:shd w:val="clear" w:color="auto" w:fill="F3F3F3"/>
          </w:tcPr>
          <w:p w14:paraId="40B58C17" w14:textId="77777777" w:rsidR="00085ADC" w:rsidRDefault="00085ADC" w:rsidP="00085ADC">
            <w:pPr>
              <w:pStyle w:val="TableParagraph"/>
              <w:spacing w:line="236" w:lineRule="exact"/>
              <w:ind w:left="106"/>
              <w:rPr>
                <w:b/>
                <w:sz w:val="20"/>
              </w:rPr>
            </w:pPr>
            <w:r>
              <w:rPr>
                <w:b/>
                <w:sz w:val="20"/>
              </w:rPr>
              <w:t>Risk</w:t>
            </w:r>
          </w:p>
          <w:p w14:paraId="6EBE1DE8" w14:textId="0FCC2666" w:rsidR="00085ADC" w:rsidRDefault="00085ADC" w:rsidP="00085ADC">
            <w:pPr>
              <w:pStyle w:val="TableParagraph"/>
              <w:spacing w:line="236" w:lineRule="exact"/>
              <w:ind w:left="13"/>
              <w:jc w:val="center"/>
              <w:rPr>
                <w:b/>
                <w:sz w:val="20"/>
              </w:rPr>
            </w:pPr>
            <w:r>
              <w:rPr>
                <w:b/>
                <w:sz w:val="20"/>
              </w:rPr>
              <w:t>Class</w:t>
            </w:r>
          </w:p>
        </w:tc>
        <w:tc>
          <w:tcPr>
            <w:tcW w:w="6379" w:type="dxa"/>
            <w:shd w:val="clear" w:color="auto" w:fill="F3F3F3"/>
          </w:tcPr>
          <w:p w14:paraId="0E8E3237" w14:textId="0B03A7A4" w:rsidR="00085ADC" w:rsidRPr="00085ADC" w:rsidRDefault="00085ADC" w:rsidP="00085ADC">
            <w:pPr>
              <w:pStyle w:val="TableParagraph"/>
              <w:tabs>
                <w:tab w:val="left" w:pos="471"/>
                <w:tab w:val="left" w:pos="472"/>
              </w:tabs>
              <w:spacing w:line="236" w:lineRule="exact"/>
              <w:rPr>
                <w:b/>
                <w:sz w:val="20"/>
              </w:rPr>
            </w:pPr>
            <w:r>
              <w:rPr>
                <w:b/>
                <w:sz w:val="20"/>
              </w:rPr>
              <w:t>Risk Control Measure</w:t>
            </w:r>
          </w:p>
        </w:tc>
        <w:tc>
          <w:tcPr>
            <w:tcW w:w="1421" w:type="dxa"/>
            <w:shd w:val="clear" w:color="auto" w:fill="F3F3F3"/>
          </w:tcPr>
          <w:p w14:paraId="178118C2" w14:textId="77777777" w:rsidR="00085ADC" w:rsidRDefault="00085ADC" w:rsidP="00085ADC">
            <w:pPr>
              <w:pStyle w:val="TableParagraph"/>
              <w:spacing w:line="236" w:lineRule="exact"/>
              <w:ind w:left="111"/>
              <w:rPr>
                <w:b/>
                <w:sz w:val="20"/>
              </w:rPr>
            </w:pPr>
            <w:r>
              <w:rPr>
                <w:b/>
                <w:sz w:val="20"/>
              </w:rPr>
              <w:t>Responsible</w:t>
            </w:r>
          </w:p>
          <w:p w14:paraId="00290EDF" w14:textId="5E754787" w:rsidR="00085ADC" w:rsidRPr="00085ADC" w:rsidRDefault="00085ADC" w:rsidP="00085ADC">
            <w:pPr>
              <w:pStyle w:val="TableParagraph"/>
              <w:ind w:left="111" w:right="381"/>
              <w:jc w:val="center"/>
              <w:rPr>
                <w:b/>
                <w:sz w:val="20"/>
              </w:rPr>
            </w:pPr>
            <w:r>
              <w:rPr>
                <w:b/>
                <w:sz w:val="20"/>
              </w:rPr>
              <w:t>Person/s</w:t>
            </w:r>
          </w:p>
        </w:tc>
        <w:tc>
          <w:tcPr>
            <w:tcW w:w="1699" w:type="dxa"/>
            <w:shd w:val="clear" w:color="auto" w:fill="F3F3F3"/>
          </w:tcPr>
          <w:p w14:paraId="5A590CA9" w14:textId="77777777" w:rsidR="00085ADC" w:rsidRDefault="00085ADC" w:rsidP="00085ADC">
            <w:pPr>
              <w:pStyle w:val="TableParagraph"/>
              <w:spacing w:line="236" w:lineRule="exact"/>
              <w:ind w:left="106"/>
              <w:rPr>
                <w:b/>
                <w:sz w:val="20"/>
              </w:rPr>
            </w:pPr>
            <w:r>
              <w:rPr>
                <w:b/>
                <w:sz w:val="20"/>
              </w:rPr>
              <w:t>Risk Class After</w:t>
            </w:r>
          </w:p>
          <w:p w14:paraId="422C3EE7" w14:textId="25479D8B" w:rsidR="00085ADC" w:rsidRDefault="00085ADC" w:rsidP="00085ADC">
            <w:pPr>
              <w:pStyle w:val="TableParagraph"/>
              <w:spacing w:line="236" w:lineRule="exact"/>
              <w:ind w:left="9"/>
              <w:jc w:val="center"/>
              <w:rPr>
                <w:b/>
                <w:sz w:val="20"/>
              </w:rPr>
            </w:pPr>
            <w:r>
              <w:rPr>
                <w:b/>
                <w:sz w:val="20"/>
              </w:rPr>
              <w:t>Controls In Place</w:t>
            </w:r>
          </w:p>
        </w:tc>
      </w:tr>
      <w:tr w:rsidR="00085ADC" w14:paraId="3C0F7338" w14:textId="77777777">
        <w:trPr>
          <w:trHeight w:val="1146"/>
        </w:trPr>
        <w:tc>
          <w:tcPr>
            <w:tcW w:w="1843" w:type="dxa"/>
          </w:tcPr>
          <w:p w14:paraId="78DD80BC" w14:textId="092607C7" w:rsidR="00085ADC" w:rsidRPr="005760C2" w:rsidRDefault="00085ADC" w:rsidP="00085ADC">
            <w:pPr>
              <w:pStyle w:val="TableParagraph"/>
              <w:ind w:left="0"/>
              <w:rPr>
                <w:rFonts w:asciiTheme="minorHAnsi" w:hAnsiTheme="minorHAnsi" w:cstheme="minorHAnsi"/>
                <w:sz w:val="20"/>
              </w:rPr>
            </w:pPr>
            <w:r>
              <w:rPr>
                <w:rFonts w:asciiTheme="minorHAnsi" w:hAnsiTheme="minorHAnsi" w:cstheme="minorHAnsi"/>
                <w:b/>
                <w:bCs/>
                <w:sz w:val="20"/>
              </w:rPr>
              <w:t>12</w:t>
            </w:r>
            <w:r w:rsidRPr="00906C20">
              <w:rPr>
                <w:rFonts w:asciiTheme="minorHAnsi" w:hAnsiTheme="minorHAnsi" w:cstheme="minorHAnsi"/>
                <w:b/>
                <w:bCs/>
                <w:sz w:val="20"/>
              </w:rPr>
              <w:t>.0</w:t>
            </w:r>
            <w:r>
              <w:rPr>
                <w:rFonts w:asciiTheme="minorHAnsi" w:hAnsiTheme="minorHAnsi" w:cstheme="minorHAnsi"/>
                <w:b/>
                <w:bCs/>
                <w:sz w:val="20"/>
              </w:rPr>
              <w:t xml:space="preserve"> </w:t>
            </w:r>
            <w:r w:rsidRPr="005760C2">
              <w:rPr>
                <w:rFonts w:asciiTheme="minorHAnsi" w:hAnsiTheme="minorHAnsi" w:cstheme="minorHAnsi"/>
                <w:sz w:val="20"/>
              </w:rPr>
              <w:t>Environmental</w:t>
            </w:r>
          </w:p>
          <w:p w14:paraId="37EA6442" w14:textId="64A0A9BA" w:rsidR="00085ADC" w:rsidRDefault="00085ADC" w:rsidP="00085ADC">
            <w:pPr>
              <w:pStyle w:val="TableParagraph"/>
              <w:ind w:left="0"/>
              <w:rPr>
                <w:rFonts w:asciiTheme="minorHAnsi" w:hAnsiTheme="minorHAnsi" w:cstheme="minorHAnsi"/>
                <w:b/>
                <w:bCs/>
                <w:sz w:val="20"/>
              </w:rPr>
            </w:pPr>
            <w:r w:rsidRPr="005760C2">
              <w:rPr>
                <w:rFonts w:asciiTheme="minorHAnsi" w:hAnsiTheme="minorHAnsi" w:cstheme="minorHAnsi"/>
                <w:sz w:val="20"/>
              </w:rPr>
              <w:t>Parameters</w:t>
            </w:r>
          </w:p>
        </w:tc>
        <w:tc>
          <w:tcPr>
            <w:tcW w:w="2553" w:type="dxa"/>
          </w:tcPr>
          <w:p w14:paraId="40F07F6B" w14:textId="77777777" w:rsidR="00085ADC" w:rsidRDefault="00085ADC" w:rsidP="00085ADC">
            <w:pPr>
              <w:pStyle w:val="TableParagraph"/>
              <w:ind w:right="219"/>
              <w:rPr>
                <w:sz w:val="20"/>
              </w:rPr>
            </w:pPr>
            <w:r>
              <w:rPr>
                <w:sz w:val="20"/>
              </w:rPr>
              <w:t>Traffic control devices removed, stolen, relocated</w:t>
            </w:r>
          </w:p>
          <w:p w14:paraId="3614FFFC" w14:textId="6554F513" w:rsidR="00085ADC" w:rsidRDefault="00085ADC" w:rsidP="00085ADC">
            <w:pPr>
              <w:pStyle w:val="TableParagraph"/>
              <w:spacing w:line="237" w:lineRule="auto"/>
              <w:ind w:right="117"/>
              <w:rPr>
                <w:sz w:val="20"/>
              </w:rPr>
            </w:pPr>
            <w:r>
              <w:rPr>
                <w:sz w:val="20"/>
              </w:rPr>
              <w:t>or knocked over.</w:t>
            </w:r>
          </w:p>
        </w:tc>
        <w:tc>
          <w:tcPr>
            <w:tcW w:w="705" w:type="dxa"/>
          </w:tcPr>
          <w:p w14:paraId="5EAD3AD7" w14:textId="074AC581" w:rsidR="00085ADC" w:rsidRDefault="00085ADC" w:rsidP="00085ADC">
            <w:pPr>
              <w:pStyle w:val="TableParagraph"/>
              <w:spacing w:line="236" w:lineRule="exact"/>
              <w:ind w:left="13"/>
              <w:jc w:val="center"/>
              <w:rPr>
                <w:b/>
                <w:sz w:val="20"/>
              </w:rPr>
            </w:pPr>
            <w:r>
              <w:rPr>
                <w:b/>
                <w:sz w:val="20"/>
              </w:rPr>
              <w:t>1</w:t>
            </w:r>
          </w:p>
        </w:tc>
        <w:tc>
          <w:tcPr>
            <w:tcW w:w="6379" w:type="dxa"/>
          </w:tcPr>
          <w:p w14:paraId="36B73135" w14:textId="4C9446CB" w:rsidR="00085ADC" w:rsidRDefault="00085ADC">
            <w:pPr>
              <w:pStyle w:val="TableParagraph"/>
              <w:numPr>
                <w:ilvl w:val="0"/>
                <w:numId w:val="25"/>
              </w:numPr>
              <w:tabs>
                <w:tab w:val="left" w:pos="471"/>
                <w:tab w:val="left" w:pos="472"/>
              </w:tabs>
              <w:spacing w:line="236" w:lineRule="exact"/>
              <w:rPr>
                <w:sz w:val="20"/>
              </w:rPr>
            </w:pPr>
            <w:r>
              <w:rPr>
                <w:sz w:val="20"/>
              </w:rPr>
              <w:t>Regular checks to be completed and devices replaced and/or weighted as</w:t>
            </w:r>
            <w:r>
              <w:rPr>
                <w:spacing w:val="-1"/>
                <w:sz w:val="20"/>
              </w:rPr>
              <w:t xml:space="preserve"> </w:t>
            </w:r>
            <w:r>
              <w:rPr>
                <w:sz w:val="20"/>
              </w:rPr>
              <w:t>required.</w:t>
            </w:r>
          </w:p>
        </w:tc>
        <w:tc>
          <w:tcPr>
            <w:tcW w:w="1421" w:type="dxa"/>
          </w:tcPr>
          <w:p w14:paraId="34C77295" w14:textId="628390FF" w:rsidR="00085ADC" w:rsidRDefault="00085ADC" w:rsidP="00085ADC">
            <w:pPr>
              <w:pStyle w:val="TableParagraph"/>
              <w:ind w:left="111" w:right="381"/>
              <w:jc w:val="center"/>
              <w:rPr>
                <w:sz w:val="20"/>
              </w:rPr>
            </w:pPr>
            <w:r>
              <w:rPr>
                <w:sz w:val="20"/>
              </w:rPr>
              <w:t>TCs</w:t>
            </w:r>
          </w:p>
          <w:p w14:paraId="1E20FB25" w14:textId="410D42C6" w:rsidR="00085ADC" w:rsidRDefault="00085ADC" w:rsidP="00085ADC">
            <w:pPr>
              <w:pStyle w:val="TableParagraph"/>
              <w:ind w:left="111" w:right="381"/>
              <w:jc w:val="center"/>
              <w:rPr>
                <w:sz w:val="20"/>
              </w:rPr>
            </w:pPr>
            <w:r>
              <w:rPr>
                <w:sz w:val="20"/>
              </w:rPr>
              <w:t>or</w:t>
            </w:r>
          </w:p>
          <w:p w14:paraId="2CE795B2" w14:textId="724F6E5D" w:rsidR="00085ADC" w:rsidRDefault="00085ADC" w:rsidP="00085ADC">
            <w:pPr>
              <w:pStyle w:val="TableParagraph"/>
              <w:spacing w:line="236" w:lineRule="exact"/>
              <w:ind w:left="111"/>
              <w:jc w:val="center"/>
              <w:rPr>
                <w:sz w:val="20"/>
              </w:rPr>
            </w:pPr>
            <w:r>
              <w:rPr>
                <w:sz w:val="20"/>
              </w:rPr>
              <w:t>Team Leader</w:t>
            </w:r>
          </w:p>
        </w:tc>
        <w:tc>
          <w:tcPr>
            <w:tcW w:w="1699" w:type="dxa"/>
          </w:tcPr>
          <w:p w14:paraId="4B66A687" w14:textId="6C49E144" w:rsidR="00085ADC" w:rsidRDefault="00085ADC" w:rsidP="00085ADC">
            <w:pPr>
              <w:pStyle w:val="TableParagraph"/>
              <w:spacing w:line="236" w:lineRule="exact"/>
              <w:ind w:left="9"/>
              <w:jc w:val="center"/>
              <w:rPr>
                <w:b/>
                <w:sz w:val="20"/>
              </w:rPr>
            </w:pPr>
            <w:r>
              <w:rPr>
                <w:b/>
                <w:sz w:val="20"/>
              </w:rPr>
              <w:t>2</w:t>
            </w:r>
          </w:p>
        </w:tc>
      </w:tr>
      <w:tr w:rsidR="00085ADC" w14:paraId="5E5D8358" w14:textId="77777777">
        <w:trPr>
          <w:trHeight w:val="1146"/>
        </w:trPr>
        <w:tc>
          <w:tcPr>
            <w:tcW w:w="1843" w:type="dxa"/>
          </w:tcPr>
          <w:p w14:paraId="09F2335B" w14:textId="77777777" w:rsidR="00085ADC" w:rsidRDefault="00085ADC" w:rsidP="00085ADC">
            <w:pPr>
              <w:pStyle w:val="TableParagraph"/>
              <w:ind w:left="0"/>
              <w:rPr>
                <w:rFonts w:asciiTheme="minorHAnsi" w:hAnsiTheme="minorHAnsi" w:cstheme="minorHAnsi"/>
                <w:b/>
                <w:bCs/>
                <w:sz w:val="20"/>
              </w:rPr>
            </w:pPr>
          </w:p>
        </w:tc>
        <w:tc>
          <w:tcPr>
            <w:tcW w:w="2553" w:type="dxa"/>
          </w:tcPr>
          <w:p w14:paraId="011F3682" w14:textId="77777777" w:rsidR="00085ADC" w:rsidRDefault="00085ADC" w:rsidP="00085ADC">
            <w:pPr>
              <w:pStyle w:val="TableParagraph"/>
              <w:spacing w:line="236" w:lineRule="exact"/>
              <w:rPr>
                <w:sz w:val="20"/>
              </w:rPr>
            </w:pPr>
            <w:r>
              <w:rPr>
                <w:sz w:val="20"/>
              </w:rPr>
              <w:t>Increase in traffic speed and</w:t>
            </w:r>
          </w:p>
          <w:p w14:paraId="2BA8D452" w14:textId="257ABF11" w:rsidR="00085ADC" w:rsidRDefault="00085ADC" w:rsidP="00085ADC">
            <w:pPr>
              <w:pStyle w:val="TableParagraph"/>
              <w:spacing w:line="237" w:lineRule="auto"/>
              <w:ind w:right="117"/>
              <w:rPr>
                <w:sz w:val="20"/>
              </w:rPr>
            </w:pPr>
            <w:r>
              <w:rPr>
                <w:sz w:val="20"/>
              </w:rPr>
              <w:t>flow</w:t>
            </w:r>
          </w:p>
        </w:tc>
        <w:tc>
          <w:tcPr>
            <w:tcW w:w="705" w:type="dxa"/>
          </w:tcPr>
          <w:p w14:paraId="06E6125A" w14:textId="7100BE99" w:rsidR="00085ADC" w:rsidRDefault="00085ADC" w:rsidP="00085ADC">
            <w:pPr>
              <w:pStyle w:val="TableParagraph"/>
              <w:spacing w:line="236" w:lineRule="exact"/>
              <w:ind w:left="13"/>
              <w:jc w:val="center"/>
              <w:rPr>
                <w:b/>
                <w:sz w:val="20"/>
              </w:rPr>
            </w:pPr>
            <w:r>
              <w:rPr>
                <w:b/>
                <w:sz w:val="20"/>
              </w:rPr>
              <w:t>1</w:t>
            </w:r>
          </w:p>
        </w:tc>
        <w:tc>
          <w:tcPr>
            <w:tcW w:w="6379" w:type="dxa"/>
          </w:tcPr>
          <w:p w14:paraId="435AC1E4" w14:textId="62F8346F" w:rsidR="00085ADC" w:rsidRPr="00085ADC" w:rsidRDefault="00085ADC">
            <w:pPr>
              <w:pStyle w:val="TableParagraph"/>
              <w:numPr>
                <w:ilvl w:val="0"/>
                <w:numId w:val="26"/>
              </w:numPr>
              <w:tabs>
                <w:tab w:val="left" w:pos="471"/>
                <w:tab w:val="left" w:pos="472"/>
              </w:tabs>
              <w:spacing w:line="236" w:lineRule="exact"/>
              <w:rPr>
                <w:sz w:val="20"/>
              </w:rPr>
            </w:pPr>
            <w:r>
              <w:rPr>
                <w:sz w:val="20"/>
              </w:rPr>
              <w:t>Monitor increase in traffic speed and flow and discuss with</w:t>
            </w:r>
            <w:r>
              <w:rPr>
                <w:spacing w:val="-30"/>
                <w:sz w:val="20"/>
              </w:rPr>
              <w:t xml:space="preserve"> </w:t>
            </w:r>
            <w:r>
              <w:rPr>
                <w:sz w:val="20"/>
              </w:rPr>
              <w:t>Team Leader or Traffic Manager</w:t>
            </w:r>
          </w:p>
        </w:tc>
        <w:tc>
          <w:tcPr>
            <w:tcW w:w="1421" w:type="dxa"/>
          </w:tcPr>
          <w:p w14:paraId="3115EEE4" w14:textId="77777777" w:rsidR="00085ADC" w:rsidRDefault="00085ADC" w:rsidP="00085ADC">
            <w:pPr>
              <w:pStyle w:val="TableParagraph"/>
              <w:spacing w:line="236" w:lineRule="exact"/>
              <w:ind w:left="111"/>
              <w:rPr>
                <w:sz w:val="20"/>
              </w:rPr>
            </w:pPr>
            <w:r>
              <w:rPr>
                <w:sz w:val="20"/>
              </w:rPr>
              <w:t xml:space="preserve">       </w:t>
            </w:r>
          </w:p>
          <w:p w14:paraId="0BCD0E57" w14:textId="2593C153" w:rsidR="00085ADC" w:rsidRDefault="00085ADC" w:rsidP="00085ADC">
            <w:pPr>
              <w:pStyle w:val="TableParagraph"/>
              <w:spacing w:line="236" w:lineRule="exact"/>
              <w:ind w:left="111"/>
              <w:rPr>
                <w:sz w:val="20"/>
              </w:rPr>
            </w:pPr>
            <w:r>
              <w:rPr>
                <w:sz w:val="20"/>
              </w:rPr>
              <w:t xml:space="preserve">          TC’s</w:t>
            </w:r>
          </w:p>
        </w:tc>
        <w:tc>
          <w:tcPr>
            <w:tcW w:w="1699" w:type="dxa"/>
          </w:tcPr>
          <w:p w14:paraId="54ABD028" w14:textId="7BAFCCA1" w:rsidR="00085ADC" w:rsidRDefault="00085ADC" w:rsidP="00085ADC">
            <w:pPr>
              <w:pStyle w:val="TableParagraph"/>
              <w:spacing w:line="236" w:lineRule="exact"/>
              <w:ind w:left="9"/>
              <w:jc w:val="center"/>
              <w:rPr>
                <w:b/>
                <w:sz w:val="20"/>
              </w:rPr>
            </w:pPr>
            <w:r>
              <w:rPr>
                <w:b/>
                <w:sz w:val="20"/>
              </w:rPr>
              <w:t>2</w:t>
            </w:r>
          </w:p>
        </w:tc>
      </w:tr>
      <w:tr w:rsidR="00085ADC" w14:paraId="48790772" w14:textId="77777777">
        <w:trPr>
          <w:trHeight w:val="1146"/>
        </w:trPr>
        <w:tc>
          <w:tcPr>
            <w:tcW w:w="1843" w:type="dxa"/>
          </w:tcPr>
          <w:p w14:paraId="5F5A3A84" w14:textId="77777777" w:rsidR="00085ADC" w:rsidRDefault="00085ADC" w:rsidP="00085ADC">
            <w:pPr>
              <w:pStyle w:val="TableParagraph"/>
              <w:ind w:left="0"/>
              <w:rPr>
                <w:rFonts w:asciiTheme="minorHAnsi" w:hAnsiTheme="minorHAnsi" w:cstheme="minorHAnsi"/>
                <w:b/>
                <w:bCs/>
                <w:sz w:val="20"/>
              </w:rPr>
            </w:pPr>
          </w:p>
        </w:tc>
        <w:tc>
          <w:tcPr>
            <w:tcW w:w="2553" w:type="dxa"/>
          </w:tcPr>
          <w:p w14:paraId="2383B764" w14:textId="44AAF8B0" w:rsidR="00085ADC" w:rsidRDefault="00085ADC" w:rsidP="00085ADC">
            <w:pPr>
              <w:pStyle w:val="TableParagraph"/>
              <w:spacing w:line="237" w:lineRule="auto"/>
              <w:ind w:right="117"/>
              <w:rPr>
                <w:sz w:val="20"/>
              </w:rPr>
            </w:pPr>
            <w:r>
              <w:rPr>
                <w:sz w:val="20"/>
              </w:rPr>
              <w:t xml:space="preserve">Fog, weather and lighting conditions </w:t>
            </w:r>
            <w:proofErr w:type="gramStart"/>
            <w:r>
              <w:rPr>
                <w:sz w:val="20"/>
              </w:rPr>
              <w:t>worsen</w:t>
            </w:r>
            <w:proofErr w:type="gramEnd"/>
            <w:r>
              <w:rPr>
                <w:sz w:val="20"/>
              </w:rPr>
              <w:t xml:space="preserve"> or workplace conditions change</w:t>
            </w:r>
          </w:p>
        </w:tc>
        <w:tc>
          <w:tcPr>
            <w:tcW w:w="705" w:type="dxa"/>
          </w:tcPr>
          <w:p w14:paraId="0F1F3E37" w14:textId="6E134B68" w:rsidR="00085ADC" w:rsidRDefault="00085ADC" w:rsidP="00085ADC">
            <w:pPr>
              <w:pStyle w:val="TableParagraph"/>
              <w:spacing w:line="236" w:lineRule="exact"/>
              <w:ind w:left="13"/>
              <w:jc w:val="center"/>
              <w:rPr>
                <w:b/>
                <w:sz w:val="20"/>
              </w:rPr>
            </w:pPr>
            <w:r>
              <w:rPr>
                <w:b/>
                <w:sz w:val="20"/>
              </w:rPr>
              <w:t>1</w:t>
            </w:r>
          </w:p>
        </w:tc>
        <w:tc>
          <w:tcPr>
            <w:tcW w:w="6379" w:type="dxa"/>
          </w:tcPr>
          <w:p w14:paraId="7540BBF4" w14:textId="77777777" w:rsidR="00085ADC" w:rsidRDefault="00085ADC">
            <w:pPr>
              <w:pStyle w:val="TableParagraph"/>
              <w:numPr>
                <w:ilvl w:val="0"/>
                <w:numId w:val="13"/>
              </w:numPr>
              <w:tabs>
                <w:tab w:val="left" w:pos="472"/>
              </w:tabs>
              <w:ind w:right="140"/>
              <w:jc w:val="both"/>
              <w:rPr>
                <w:sz w:val="20"/>
              </w:rPr>
            </w:pPr>
            <w:r>
              <w:rPr>
                <w:sz w:val="20"/>
              </w:rPr>
              <w:t xml:space="preserve">Discuss with Supervisor taking into consideration all safety aspects and any course </w:t>
            </w:r>
            <w:r>
              <w:rPr>
                <w:spacing w:val="-3"/>
                <w:sz w:val="20"/>
              </w:rPr>
              <w:t xml:space="preserve">of </w:t>
            </w:r>
            <w:r>
              <w:rPr>
                <w:sz w:val="20"/>
              </w:rPr>
              <w:t xml:space="preserve">action that is required to ensure workplace </w:t>
            </w:r>
            <w:proofErr w:type="gramStart"/>
            <w:r>
              <w:rPr>
                <w:sz w:val="20"/>
              </w:rPr>
              <w:t>remains safe at all</w:t>
            </w:r>
            <w:r>
              <w:rPr>
                <w:spacing w:val="5"/>
                <w:sz w:val="20"/>
              </w:rPr>
              <w:t xml:space="preserve"> </w:t>
            </w:r>
            <w:r>
              <w:rPr>
                <w:sz w:val="20"/>
              </w:rPr>
              <w:t>times</w:t>
            </w:r>
            <w:proofErr w:type="gramEnd"/>
            <w:r>
              <w:rPr>
                <w:sz w:val="20"/>
              </w:rPr>
              <w:t>.</w:t>
            </w:r>
          </w:p>
          <w:p w14:paraId="4F77847D" w14:textId="13E0076C" w:rsidR="00085ADC" w:rsidRPr="00647B09" w:rsidRDefault="00085ADC">
            <w:pPr>
              <w:pStyle w:val="TableParagraph"/>
              <w:numPr>
                <w:ilvl w:val="0"/>
                <w:numId w:val="13"/>
              </w:numPr>
              <w:tabs>
                <w:tab w:val="left" w:pos="471"/>
                <w:tab w:val="left" w:pos="472"/>
              </w:tabs>
              <w:rPr>
                <w:b/>
                <w:bCs/>
                <w:sz w:val="20"/>
              </w:rPr>
            </w:pPr>
            <w:r w:rsidRPr="00647B09">
              <w:rPr>
                <w:b/>
                <w:bCs/>
                <w:color w:val="FF0000"/>
                <w:sz w:val="20"/>
              </w:rPr>
              <w:t xml:space="preserve">If </w:t>
            </w:r>
            <w:r>
              <w:rPr>
                <w:b/>
                <w:bCs/>
                <w:color w:val="FF0000"/>
                <w:sz w:val="20"/>
              </w:rPr>
              <w:t xml:space="preserve">vision during a </w:t>
            </w:r>
            <w:r w:rsidRPr="00647B09">
              <w:rPr>
                <w:b/>
                <w:bCs/>
                <w:color w:val="FF0000"/>
                <w:sz w:val="20"/>
              </w:rPr>
              <w:t xml:space="preserve">fog is less than </w:t>
            </w:r>
            <w:r>
              <w:rPr>
                <w:b/>
                <w:bCs/>
                <w:color w:val="FF0000"/>
                <w:sz w:val="20"/>
              </w:rPr>
              <w:t>1</w:t>
            </w:r>
            <w:r w:rsidR="00D312A8">
              <w:rPr>
                <w:b/>
                <w:bCs/>
                <w:color w:val="FF0000"/>
                <w:sz w:val="20"/>
              </w:rPr>
              <w:t>5</w:t>
            </w:r>
            <w:r w:rsidRPr="00647B09">
              <w:rPr>
                <w:b/>
                <w:bCs/>
                <w:color w:val="FF0000"/>
                <w:sz w:val="20"/>
              </w:rPr>
              <w:t>0 metres stop</w:t>
            </w:r>
            <w:r>
              <w:rPr>
                <w:b/>
                <w:bCs/>
                <w:color w:val="FF0000"/>
                <w:sz w:val="20"/>
              </w:rPr>
              <w:t xml:space="preserve"> all</w:t>
            </w:r>
            <w:r w:rsidRPr="00647B09">
              <w:rPr>
                <w:b/>
                <w:bCs/>
                <w:color w:val="FF0000"/>
                <w:sz w:val="20"/>
              </w:rPr>
              <w:t xml:space="preserve"> </w:t>
            </w:r>
            <w:proofErr w:type="gramStart"/>
            <w:r w:rsidRPr="00647B09">
              <w:rPr>
                <w:b/>
                <w:bCs/>
                <w:color w:val="FF0000"/>
                <w:sz w:val="20"/>
              </w:rPr>
              <w:t>works</w:t>
            </w:r>
            <w:proofErr w:type="gramEnd"/>
            <w:r w:rsidRPr="00647B09">
              <w:rPr>
                <w:b/>
                <w:bCs/>
                <w:color w:val="FF0000"/>
                <w:spacing w:val="-20"/>
                <w:sz w:val="20"/>
              </w:rPr>
              <w:t xml:space="preserve"> </w:t>
            </w:r>
            <w:r w:rsidRPr="00647B09">
              <w:rPr>
                <w:b/>
                <w:bCs/>
                <w:color w:val="FF0000"/>
                <w:sz w:val="20"/>
              </w:rPr>
              <w:t>immediately.</w:t>
            </w:r>
          </w:p>
          <w:p w14:paraId="3CA27103" w14:textId="5A6067BA" w:rsidR="00085ADC" w:rsidRDefault="00085ADC" w:rsidP="00085ADC">
            <w:pPr>
              <w:pStyle w:val="TableParagraph"/>
              <w:tabs>
                <w:tab w:val="left" w:pos="471"/>
                <w:tab w:val="left" w:pos="472"/>
              </w:tabs>
              <w:spacing w:line="236" w:lineRule="exact"/>
              <w:ind w:left="471"/>
              <w:rPr>
                <w:sz w:val="20"/>
              </w:rPr>
            </w:pPr>
            <w:r>
              <w:rPr>
                <w:sz w:val="20"/>
              </w:rPr>
              <w:t xml:space="preserve">In </w:t>
            </w:r>
            <w:r>
              <w:rPr>
                <w:b/>
                <w:sz w:val="20"/>
              </w:rPr>
              <w:t xml:space="preserve">Lightning conditions do not </w:t>
            </w:r>
            <w:r w:rsidR="00D312A8">
              <w:rPr>
                <w:b/>
                <w:sz w:val="20"/>
              </w:rPr>
              <w:t>sit in stationary TMA with blade up</w:t>
            </w:r>
          </w:p>
        </w:tc>
        <w:tc>
          <w:tcPr>
            <w:tcW w:w="1421" w:type="dxa"/>
          </w:tcPr>
          <w:p w14:paraId="0EBEA862" w14:textId="77777777" w:rsidR="00085ADC" w:rsidRDefault="00085ADC" w:rsidP="00085ADC">
            <w:pPr>
              <w:pStyle w:val="TableParagraph"/>
              <w:spacing w:line="236" w:lineRule="exact"/>
              <w:ind w:left="111"/>
              <w:rPr>
                <w:sz w:val="20"/>
              </w:rPr>
            </w:pPr>
            <w:r>
              <w:rPr>
                <w:sz w:val="20"/>
              </w:rPr>
              <w:t xml:space="preserve">          </w:t>
            </w:r>
          </w:p>
          <w:p w14:paraId="34F85E36" w14:textId="77777777" w:rsidR="00085ADC" w:rsidRDefault="00085ADC" w:rsidP="00085ADC">
            <w:pPr>
              <w:pStyle w:val="TableParagraph"/>
              <w:spacing w:line="236" w:lineRule="exact"/>
              <w:ind w:left="111"/>
              <w:jc w:val="center"/>
              <w:rPr>
                <w:sz w:val="20"/>
              </w:rPr>
            </w:pPr>
          </w:p>
          <w:p w14:paraId="624B49BA" w14:textId="77777777" w:rsidR="00085ADC" w:rsidRPr="00A82E99" w:rsidRDefault="00085ADC" w:rsidP="00085ADC">
            <w:pPr>
              <w:pStyle w:val="TableParagraph"/>
              <w:spacing w:line="236" w:lineRule="exact"/>
              <w:ind w:left="111"/>
              <w:jc w:val="center"/>
              <w:rPr>
                <w:sz w:val="20"/>
              </w:rPr>
            </w:pPr>
            <w:r w:rsidRPr="00A82E99">
              <w:rPr>
                <w:sz w:val="20"/>
              </w:rPr>
              <w:t>Team Leader,</w:t>
            </w:r>
          </w:p>
          <w:p w14:paraId="7D585C01" w14:textId="77777777" w:rsidR="00085ADC" w:rsidRPr="00A82E99" w:rsidRDefault="00085ADC" w:rsidP="00085ADC">
            <w:pPr>
              <w:pStyle w:val="TableParagraph"/>
              <w:spacing w:line="236" w:lineRule="exact"/>
              <w:ind w:left="111"/>
              <w:jc w:val="center"/>
              <w:rPr>
                <w:sz w:val="20"/>
              </w:rPr>
            </w:pPr>
            <w:r w:rsidRPr="00A82E99">
              <w:rPr>
                <w:sz w:val="20"/>
              </w:rPr>
              <w:t>TMA Operator</w:t>
            </w:r>
          </w:p>
          <w:p w14:paraId="41CE80BC" w14:textId="77777777" w:rsidR="00085ADC" w:rsidRPr="00A82E99" w:rsidRDefault="00085ADC" w:rsidP="00085ADC">
            <w:pPr>
              <w:pStyle w:val="TableParagraph"/>
              <w:spacing w:line="236" w:lineRule="exact"/>
              <w:ind w:left="111"/>
              <w:jc w:val="center"/>
              <w:rPr>
                <w:sz w:val="20"/>
              </w:rPr>
            </w:pPr>
            <w:r w:rsidRPr="00A82E99">
              <w:rPr>
                <w:sz w:val="20"/>
              </w:rPr>
              <w:t>&amp;</w:t>
            </w:r>
          </w:p>
          <w:p w14:paraId="3ED6604C" w14:textId="2A2D7534" w:rsidR="00085ADC" w:rsidRDefault="00085ADC" w:rsidP="00085ADC">
            <w:pPr>
              <w:pStyle w:val="TableParagraph"/>
              <w:spacing w:line="236" w:lineRule="exact"/>
              <w:ind w:left="111"/>
              <w:jc w:val="center"/>
              <w:rPr>
                <w:sz w:val="20"/>
              </w:rPr>
            </w:pPr>
            <w:r w:rsidRPr="00A82E99">
              <w:rPr>
                <w:sz w:val="20"/>
              </w:rPr>
              <w:t>TCs</w:t>
            </w:r>
          </w:p>
        </w:tc>
        <w:tc>
          <w:tcPr>
            <w:tcW w:w="1699" w:type="dxa"/>
          </w:tcPr>
          <w:p w14:paraId="41392624" w14:textId="792D5147" w:rsidR="00085ADC" w:rsidRDefault="00085ADC" w:rsidP="00085ADC">
            <w:pPr>
              <w:pStyle w:val="TableParagraph"/>
              <w:spacing w:line="236" w:lineRule="exact"/>
              <w:ind w:left="9"/>
              <w:jc w:val="center"/>
              <w:rPr>
                <w:b/>
                <w:sz w:val="20"/>
              </w:rPr>
            </w:pPr>
            <w:r>
              <w:rPr>
                <w:b/>
                <w:sz w:val="20"/>
              </w:rPr>
              <w:t>2</w:t>
            </w:r>
          </w:p>
        </w:tc>
      </w:tr>
      <w:tr w:rsidR="00085ADC" w14:paraId="760C1176" w14:textId="77777777">
        <w:trPr>
          <w:trHeight w:val="1146"/>
        </w:trPr>
        <w:tc>
          <w:tcPr>
            <w:tcW w:w="1843" w:type="dxa"/>
          </w:tcPr>
          <w:p w14:paraId="57E2724C" w14:textId="45415D27" w:rsidR="00085ADC" w:rsidRDefault="00085ADC" w:rsidP="00085ADC">
            <w:pPr>
              <w:pStyle w:val="TableParagraph"/>
              <w:ind w:left="0"/>
              <w:rPr>
                <w:rFonts w:asciiTheme="minorHAnsi" w:hAnsiTheme="minorHAnsi" w:cstheme="minorHAnsi"/>
                <w:b/>
                <w:bCs/>
                <w:sz w:val="20"/>
              </w:rPr>
            </w:pPr>
            <w:r>
              <w:rPr>
                <w:b/>
                <w:sz w:val="20"/>
              </w:rPr>
              <w:t xml:space="preserve">13.0 </w:t>
            </w:r>
            <w:r w:rsidRPr="00D10DE2">
              <w:rPr>
                <w:bCs/>
                <w:sz w:val="20"/>
              </w:rPr>
              <w:t>Manual handling</w:t>
            </w:r>
          </w:p>
        </w:tc>
        <w:tc>
          <w:tcPr>
            <w:tcW w:w="2553" w:type="dxa"/>
          </w:tcPr>
          <w:p w14:paraId="2547A50D" w14:textId="6E9830B9" w:rsidR="00085ADC" w:rsidRDefault="00085ADC" w:rsidP="00085ADC">
            <w:pPr>
              <w:pStyle w:val="TableParagraph"/>
              <w:spacing w:line="237" w:lineRule="auto"/>
              <w:ind w:right="117"/>
              <w:rPr>
                <w:sz w:val="20"/>
              </w:rPr>
            </w:pPr>
            <w:r>
              <w:rPr>
                <w:sz w:val="20"/>
              </w:rPr>
              <w:t xml:space="preserve">Manual Handling tasks may cause sprains, strains, back injury </w:t>
            </w:r>
            <w:proofErr w:type="gramStart"/>
            <w:r>
              <w:rPr>
                <w:sz w:val="20"/>
              </w:rPr>
              <w:t>&amp;fatigue</w:t>
            </w:r>
            <w:proofErr w:type="gramEnd"/>
            <w:r>
              <w:rPr>
                <w:sz w:val="20"/>
              </w:rPr>
              <w:t>.</w:t>
            </w:r>
          </w:p>
        </w:tc>
        <w:tc>
          <w:tcPr>
            <w:tcW w:w="705" w:type="dxa"/>
          </w:tcPr>
          <w:p w14:paraId="4893BC96" w14:textId="5F921088" w:rsidR="00085ADC" w:rsidRDefault="00085ADC" w:rsidP="00085ADC">
            <w:pPr>
              <w:pStyle w:val="TableParagraph"/>
              <w:spacing w:line="236" w:lineRule="exact"/>
              <w:ind w:left="13"/>
              <w:jc w:val="center"/>
              <w:rPr>
                <w:b/>
                <w:sz w:val="20"/>
              </w:rPr>
            </w:pPr>
            <w:r>
              <w:rPr>
                <w:b/>
                <w:sz w:val="20"/>
              </w:rPr>
              <w:t>2</w:t>
            </w:r>
          </w:p>
        </w:tc>
        <w:tc>
          <w:tcPr>
            <w:tcW w:w="6379" w:type="dxa"/>
          </w:tcPr>
          <w:p w14:paraId="7BC93704" w14:textId="77777777" w:rsidR="00085ADC" w:rsidRDefault="00085ADC" w:rsidP="00085ADC">
            <w:pPr>
              <w:pStyle w:val="TableParagraph"/>
              <w:tabs>
                <w:tab w:val="left" w:pos="471"/>
                <w:tab w:val="left" w:pos="472"/>
              </w:tabs>
              <w:spacing w:line="235" w:lineRule="auto"/>
              <w:ind w:left="471" w:right="497"/>
              <w:rPr>
                <w:sz w:val="20"/>
              </w:rPr>
            </w:pPr>
          </w:p>
          <w:p w14:paraId="01911DD5" w14:textId="4D561DFC" w:rsidR="00085ADC" w:rsidRDefault="00085ADC">
            <w:pPr>
              <w:pStyle w:val="TableParagraph"/>
              <w:numPr>
                <w:ilvl w:val="0"/>
                <w:numId w:val="12"/>
              </w:numPr>
              <w:tabs>
                <w:tab w:val="left" w:pos="471"/>
                <w:tab w:val="left" w:pos="472"/>
              </w:tabs>
              <w:spacing w:line="235" w:lineRule="auto"/>
              <w:ind w:right="497"/>
              <w:rPr>
                <w:sz w:val="20"/>
              </w:rPr>
            </w:pPr>
            <w:r>
              <w:rPr>
                <w:sz w:val="20"/>
              </w:rPr>
              <w:t xml:space="preserve">Manual </w:t>
            </w:r>
            <w:proofErr w:type="gramStart"/>
            <w:r>
              <w:rPr>
                <w:sz w:val="20"/>
              </w:rPr>
              <w:t>handling risk</w:t>
            </w:r>
            <w:proofErr w:type="gramEnd"/>
            <w:r>
              <w:rPr>
                <w:sz w:val="20"/>
              </w:rPr>
              <w:t xml:space="preserve"> assessments are completed </w:t>
            </w:r>
            <w:r>
              <w:rPr>
                <w:spacing w:val="-3"/>
                <w:sz w:val="20"/>
              </w:rPr>
              <w:t xml:space="preserve">by </w:t>
            </w:r>
            <w:r>
              <w:rPr>
                <w:sz w:val="20"/>
              </w:rPr>
              <w:t xml:space="preserve">Manager </w:t>
            </w:r>
            <w:r>
              <w:rPr>
                <w:spacing w:val="-3"/>
                <w:sz w:val="20"/>
              </w:rPr>
              <w:t xml:space="preserve">and </w:t>
            </w:r>
            <w:r>
              <w:rPr>
                <w:sz w:val="20"/>
              </w:rPr>
              <w:t>workers are trained in control measures such as lifting</w:t>
            </w:r>
            <w:r>
              <w:rPr>
                <w:spacing w:val="-31"/>
                <w:sz w:val="20"/>
              </w:rPr>
              <w:t xml:space="preserve"> </w:t>
            </w:r>
            <w:r>
              <w:rPr>
                <w:sz w:val="20"/>
              </w:rPr>
              <w:t>techniques.</w:t>
            </w:r>
          </w:p>
          <w:p w14:paraId="3732217D" w14:textId="77777777" w:rsidR="00085ADC" w:rsidRDefault="00085ADC">
            <w:pPr>
              <w:pStyle w:val="TableParagraph"/>
              <w:numPr>
                <w:ilvl w:val="0"/>
                <w:numId w:val="12"/>
              </w:numPr>
              <w:tabs>
                <w:tab w:val="left" w:pos="471"/>
                <w:tab w:val="left" w:pos="472"/>
              </w:tabs>
              <w:ind w:right="286"/>
              <w:rPr>
                <w:sz w:val="20"/>
              </w:rPr>
            </w:pPr>
            <w:r>
              <w:rPr>
                <w:sz w:val="20"/>
              </w:rPr>
              <w:t xml:space="preserve">TCs are to request assistance when they deem an </w:t>
            </w:r>
            <w:r>
              <w:rPr>
                <w:spacing w:val="-3"/>
                <w:sz w:val="20"/>
              </w:rPr>
              <w:t xml:space="preserve">item </w:t>
            </w:r>
            <w:r>
              <w:rPr>
                <w:sz w:val="20"/>
              </w:rPr>
              <w:t>too heavy to be lifted by one</w:t>
            </w:r>
            <w:r>
              <w:rPr>
                <w:spacing w:val="-15"/>
                <w:sz w:val="20"/>
              </w:rPr>
              <w:t xml:space="preserve"> </w:t>
            </w:r>
            <w:r>
              <w:rPr>
                <w:sz w:val="20"/>
              </w:rPr>
              <w:t>person.</w:t>
            </w:r>
          </w:p>
          <w:p w14:paraId="7F1C2FBA" w14:textId="1E5071FE" w:rsidR="00085ADC" w:rsidRDefault="00085ADC">
            <w:pPr>
              <w:pStyle w:val="TableParagraph"/>
              <w:numPr>
                <w:ilvl w:val="0"/>
                <w:numId w:val="12"/>
              </w:numPr>
              <w:tabs>
                <w:tab w:val="left" w:pos="471"/>
                <w:tab w:val="left" w:pos="472"/>
              </w:tabs>
              <w:ind w:right="286"/>
              <w:rPr>
                <w:sz w:val="20"/>
              </w:rPr>
            </w:pPr>
            <w:r>
              <w:rPr>
                <w:sz w:val="20"/>
              </w:rPr>
              <w:t>A maximum of three traffic cones shall be lifted to the shoulder in any one movement.</w:t>
            </w:r>
          </w:p>
          <w:p w14:paraId="66B6B0AA" w14:textId="6C3BCDE1" w:rsidR="00085ADC" w:rsidRDefault="00085ADC" w:rsidP="00085ADC">
            <w:pPr>
              <w:pStyle w:val="TableParagraph"/>
              <w:tabs>
                <w:tab w:val="left" w:pos="471"/>
                <w:tab w:val="left" w:pos="472"/>
              </w:tabs>
              <w:spacing w:line="236" w:lineRule="exact"/>
              <w:ind w:left="471"/>
              <w:rPr>
                <w:sz w:val="20"/>
              </w:rPr>
            </w:pPr>
          </w:p>
        </w:tc>
        <w:tc>
          <w:tcPr>
            <w:tcW w:w="1421" w:type="dxa"/>
          </w:tcPr>
          <w:p w14:paraId="202D45DC" w14:textId="77777777" w:rsidR="00085ADC" w:rsidRDefault="00085ADC" w:rsidP="00085ADC">
            <w:pPr>
              <w:pStyle w:val="TableParagraph"/>
              <w:spacing w:before="8"/>
              <w:ind w:left="0"/>
              <w:rPr>
                <w:b/>
                <w:sz w:val="19"/>
              </w:rPr>
            </w:pPr>
          </w:p>
          <w:p w14:paraId="43417AD6" w14:textId="77777777" w:rsidR="00085ADC" w:rsidRPr="008B1B49" w:rsidRDefault="00085ADC" w:rsidP="00085ADC">
            <w:pPr>
              <w:pStyle w:val="TableParagraph"/>
              <w:spacing w:line="236" w:lineRule="exact"/>
              <w:ind w:left="111"/>
              <w:jc w:val="center"/>
              <w:rPr>
                <w:sz w:val="20"/>
              </w:rPr>
            </w:pPr>
            <w:r w:rsidRPr="008B1B49">
              <w:rPr>
                <w:sz w:val="20"/>
              </w:rPr>
              <w:t>Team Leader,</w:t>
            </w:r>
          </w:p>
          <w:p w14:paraId="421230FE" w14:textId="77777777" w:rsidR="00085ADC" w:rsidRPr="008B1B49" w:rsidRDefault="00085ADC" w:rsidP="00085ADC">
            <w:pPr>
              <w:pStyle w:val="TableParagraph"/>
              <w:spacing w:line="236" w:lineRule="exact"/>
              <w:ind w:left="111"/>
              <w:jc w:val="center"/>
              <w:rPr>
                <w:sz w:val="20"/>
              </w:rPr>
            </w:pPr>
            <w:r w:rsidRPr="008B1B49">
              <w:rPr>
                <w:sz w:val="20"/>
              </w:rPr>
              <w:t>TMA Operator</w:t>
            </w:r>
          </w:p>
          <w:p w14:paraId="4EEE6487" w14:textId="77777777" w:rsidR="00085ADC" w:rsidRPr="008B1B49" w:rsidRDefault="00085ADC" w:rsidP="00085ADC">
            <w:pPr>
              <w:pStyle w:val="TableParagraph"/>
              <w:spacing w:line="236" w:lineRule="exact"/>
              <w:ind w:left="111"/>
              <w:jc w:val="center"/>
              <w:rPr>
                <w:sz w:val="20"/>
              </w:rPr>
            </w:pPr>
            <w:r w:rsidRPr="008B1B49">
              <w:rPr>
                <w:sz w:val="20"/>
              </w:rPr>
              <w:t>&amp;</w:t>
            </w:r>
          </w:p>
          <w:p w14:paraId="09A4525D" w14:textId="2A936A3B" w:rsidR="00085ADC" w:rsidRDefault="00085ADC" w:rsidP="00085ADC">
            <w:pPr>
              <w:pStyle w:val="TableParagraph"/>
              <w:spacing w:line="236" w:lineRule="exact"/>
              <w:ind w:left="111"/>
              <w:jc w:val="center"/>
              <w:rPr>
                <w:sz w:val="20"/>
              </w:rPr>
            </w:pPr>
            <w:r w:rsidRPr="008B1B49">
              <w:rPr>
                <w:sz w:val="20"/>
              </w:rPr>
              <w:t>TCs</w:t>
            </w:r>
          </w:p>
        </w:tc>
        <w:tc>
          <w:tcPr>
            <w:tcW w:w="1699" w:type="dxa"/>
          </w:tcPr>
          <w:p w14:paraId="7FF85CC6" w14:textId="6C9166B9" w:rsidR="00085ADC" w:rsidRDefault="00085ADC" w:rsidP="00085ADC">
            <w:pPr>
              <w:pStyle w:val="TableParagraph"/>
              <w:spacing w:line="236" w:lineRule="exact"/>
              <w:ind w:left="9"/>
              <w:jc w:val="center"/>
              <w:rPr>
                <w:b/>
                <w:sz w:val="20"/>
              </w:rPr>
            </w:pPr>
            <w:r>
              <w:rPr>
                <w:b/>
                <w:sz w:val="20"/>
              </w:rPr>
              <w:t>3</w:t>
            </w:r>
          </w:p>
        </w:tc>
      </w:tr>
      <w:tr w:rsidR="00085ADC" w14:paraId="26024CA1" w14:textId="77777777">
        <w:trPr>
          <w:trHeight w:val="1146"/>
        </w:trPr>
        <w:tc>
          <w:tcPr>
            <w:tcW w:w="1843" w:type="dxa"/>
          </w:tcPr>
          <w:p w14:paraId="3F63518B" w14:textId="39FFE744" w:rsidR="00085ADC" w:rsidRDefault="00085ADC" w:rsidP="00085ADC">
            <w:pPr>
              <w:pStyle w:val="TableParagraph"/>
              <w:ind w:left="0"/>
              <w:rPr>
                <w:bCs/>
                <w:sz w:val="20"/>
              </w:rPr>
            </w:pPr>
            <w:r w:rsidRPr="001E0B1F">
              <w:rPr>
                <w:b/>
                <w:sz w:val="20"/>
              </w:rPr>
              <w:t>1</w:t>
            </w:r>
            <w:r>
              <w:rPr>
                <w:b/>
                <w:sz w:val="20"/>
              </w:rPr>
              <w:t>4</w:t>
            </w:r>
            <w:r w:rsidRPr="001E0B1F">
              <w:rPr>
                <w:b/>
                <w:sz w:val="20"/>
              </w:rPr>
              <w:t>.0</w:t>
            </w:r>
            <w:r>
              <w:rPr>
                <w:bCs/>
                <w:sz w:val="20"/>
              </w:rPr>
              <w:t xml:space="preserve"> </w:t>
            </w:r>
            <w:r w:rsidRPr="001E0B1F">
              <w:rPr>
                <w:bCs/>
                <w:sz w:val="20"/>
              </w:rPr>
              <w:t>Removal of Temporary Traffic Management devices</w:t>
            </w:r>
          </w:p>
          <w:p w14:paraId="45869557" w14:textId="2549107E" w:rsidR="00085ADC" w:rsidRPr="001E0B1F" w:rsidRDefault="00085ADC" w:rsidP="00085ADC">
            <w:pPr>
              <w:pStyle w:val="TableParagraph"/>
              <w:ind w:left="0"/>
              <w:rPr>
                <w:bCs/>
                <w:sz w:val="20"/>
              </w:rPr>
            </w:pPr>
            <w:r>
              <w:rPr>
                <w:bCs/>
                <w:sz w:val="20"/>
              </w:rPr>
              <w:t>(</w:t>
            </w:r>
            <w:r w:rsidRPr="001E0B1F">
              <w:rPr>
                <w:bCs/>
                <w:i/>
                <w:iCs/>
                <w:sz w:val="20"/>
              </w:rPr>
              <w:t>Site Closure</w:t>
            </w:r>
            <w:r>
              <w:rPr>
                <w:bCs/>
                <w:sz w:val="20"/>
              </w:rPr>
              <w:t>)</w:t>
            </w:r>
          </w:p>
        </w:tc>
        <w:tc>
          <w:tcPr>
            <w:tcW w:w="2553" w:type="dxa"/>
          </w:tcPr>
          <w:p w14:paraId="571BFC58" w14:textId="7F26F1AE" w:rsidR="00085ADC" w:rsidRDefault="00085ADC" w:rsidP="00085ADC">
            <w:pPr>
              <w:pStyle w:val="TableParagraph"/>
              <w:spacing w:line="237" w:lineRule="auto"/>
              <w:ind w:left="0" w:right="117"/>
              <w:rPr>
                <w:sz w:val="20"/>
              </w:rPr>
            </w:pPr>
            <w:r>
              <w:rPr>
                <w:sz w:val="20"/>
              </w:rPr>
              <w:t>Being struck by oncoming traffic or construction plant</w:t>
            </w:r>
          </w:p>
        </w:tc>
        <w:tc>
          <w:tcPr>
            <w:tcW w:w="705" w:type="dxa"/>
          </w:tcPr>
          <w:p w14:paraId="67ACAF95" w14:textId="5F1E8E04" w:rsidR="00085ADC" w:rsidRDefault="00085ADC" w:rsidP="00085ADC">
            <w:pPr>
              <w:pStyle w:val="TableParagraph"/>
              <w:spacing w:line="236" w:lineRule="exact"/>
              <w:ind w:left="13"/>
              <w:jc w:val="center"/>
              <w:rPr>
                <w:b/>
                <w:sz w:val="20"/>
              </w:rPr>
            </w:pPr>
            <w:r>
              <w:rPr>
                <w:b/>
                <w:sz w:val="20"/>
              </w:rPr>
              <w:t>1</w:t>
            </w:r>
          </w:p>
        </w:tc>
        <w:tc>
          <w:tcPr>
            <w:tcW w:w="6379" w:type="dxa"/>
          </w:tcPr>
          <w:p w14:paraId="66D8CB62" w14:textId="202C3045" w:rsidR="00085ADC" w:rsidRDefault="00085ADC">
            <w:pPr>
              <w:pStyle w:val="TableParagraph"/>
              <w:numPr>
                <w:ilvl w:val="0"/>
                <w:numId w:val="22"/>
              </w:numPr>
              <w:tabs>
                <w:tab w:val="left" w:pos="471"/>
                <w:tab w:val="left" w:pos="472"/>
              </w:tabs>
              <w:spacing w:line="235" w:lineRule="auto"/>
              <w:ind w:right="497"/>
              <w:rPr>
                <w:sz w:val="20"/>
              </w:rPr>
            </w:pPr>
            <w:r>
              <w:rPr>
                <w:sz w:val="20"/>
              </w:rPr>
              <w:t xml:space="preserve">The removal of all site TMD’s shall be undertaken in reverse to section 4.0 above. </w:t>
            </w:r>
          </w:p>
        </w:tc>
        <w:tc>
          <w:tcPr>
            <w:tcW w:w="1421" w:type="dxa"/>
          </w:tcPr>
          <w:p w14:paraId="403C9BEA" w14:textId="77777777" w:rsidR="00085ADC" w:rsidRDefault="00085ADC" w:rsidP="00085ADC">
            <w:pPr>
              <w:pStyle w:val="TableParagraph"/>
              <w:spacing w:line="236" w:lineRule="exact"/>
              <w:ind w:left="111"/>
              <w:jc w:val="center"/>
              <w:rPr>
                <w:sz w:val="20"/>
              </w:rPr>
            </w:pPr>
            <w:r>
              <w:rPr>
                <w:sz w:val="20"/>
              </w:rPr>
              <w:t>TCs</w:t>
            </w:r>
          </w:p>
          <w:p w14:paraId="70364921" w14:textId="77777777" w:rsidR="00085ADC" w:rsidRDefault="00085ADC" w:rsidP="00085ADC">
            <w:pPr>
              <w:pStyle w:val="TableParagraph"/>
              <w:spacing w:line="236" w:lineRule="exact"/>
              <w:ind w:left="111"/>
              <w:jc w:val="center"/>
              <w:rPr>
                <w:sz w:val="20"/>
              </w:rPr>
            </w:pPr>
            <w:r>
              <w:rPr>
                <w:sz w:val="20"/>
              </w:rPr>
              <w:t>&amp;</w:t>
            </w:r>
          </w:p>
          <w:p w14:paraId="25FF49CB" w14:textId="6DA0711E" w:rsidR="00085ADC" w:rsidRDefault="00085ADC" w:rsidP="00085ADC">
            <w:pPr>
              <w:pStyle w:val="TableParagraph"/>
              <w:spacing w:line="236" w:lineRule="exact"/>
              <w:jc w:val="center"/>
              <w:rPr>
                <w:sz w:val="20"/>
              </w:rPr>
            </w:pPr>
            <w:r>
              <w:rPr>
                <w:sz w:val="20"/>
              </w:rPr>
              <w:t>Team Leader</w:t>
            </w:r>
          </w:p>
        </w:tc>
        <w:tc>
          <w:tcPr>
            <w:tcW w:w="1699" w:type="dxa"/>
          </w:tcPr>
          <w:p w14:paraId="4DBEA665" w14:textId="323B2AC9" w:rsidR="00085ADC" w:rsidRDefault="00085ADC" w:rsidP="00085ADC">
            <w:pPr>
              <w:pStyle w:val="TableParagraph"/>
              <w:spacing w:line="236" w:lineRule="exact"/>
              <w:ind w:left="9"/>
              <w:jc w:val="center"/>
              <w:rPr>
                <w:b/>
                <w:sz w:val="20"/>
              </w:rPr>
            </w:pPr>
            <w:r>
              <w:rPr>
                <w:b/>
                <w:sz w:val="20"/>
              </w:rPr>
              <w:t>2</w:t>
            </w:r>
          </w:p>
        </w:tc>
      </w:tr>
      <w:tr w:rsidR="00085ADC" w14:paraId="1FC7F146" w14:textId="77777777">
        <w:trPr>
          <w:trHeight w:val="1146"/>
        </w:trPr>
        <w:tc>
          <w:tcPr>
            <w:tcW w:w="1843" w:type="dxa"/>
          </w:tcPr>
          <w:p w14:paraId="55929991" w14:textId="2B7149D4" w:rsidR="00085ADC" w:rsidRDefault="00085ADC" w:rsidP="00085ADC">
            <w:pPr>
              <w:pStyle w:val="TableParagraph"/>
              <w:ind w:left="0"/>
              <w:rPr>
                <w:b/>
                <w:sz w:val="20"/>
              </w:rPr>
            </w:pPr>
            <w:r>
              <w:rPr>
                <w:rFonts w:asciiTheme="minorHAnsi" w:hAnsiTheme="minorHAnsi" w:cstheme="minorHAnsi"/>
                <w:b/>
                <w:bCs/>
                <w:sz w:val="20"/>
              </w:rPr>
              <w:t>14.1</w:t>
            </w:r>
          </w:p>
        </w:tc>
        <w:tc>
          <w:tcPr>
            <w:tcW w:w="2553" w:type="dxa"/>
          </w:tcPr>
          <w:p w14:paraId="2C2F0C9A" w14:textId="77777777" w:rsidR="00085ADC" w:rsidRDefault="00085ADC" w:rsidP="00085ADC">
            <w:pPr>
              <w:pStyle w:val="TableParagraph"/>
              <w:ind w:right="535"/>
              <w:rPr>
                <w:sz w:val="20"/>
              </w:rPr>
            </w:pPr>
            <w:r>
              <w:rPr>
                <w:sz w:val="20"/>
              </w:rPr>
              <w:t>Removal or covering of traffic control devices causing confusion for</w:t>
            </w:r>
          </w:p>
          <w:p w14:paraId="741A2A43" w14:textId="24034909" w:rsidR="00085ADC" w:rsidRDefault="00085ADC" w:rsidP="00085ADC">
            <w:pPr>
              <w:pStyle w:val="TableParagraph"/>
              <w:spacing w:line="237" w:lineRule="auto"/>
              <w:ind w:right="117"/>
              <w:rPr>
                <w:sz w:val="20"/>
              </w:rPr>
            </w:pPr>
            <w:r>
              <w:rPr>
                <w:sz w:val="20"/>
              </w:rPr>
              <w:t>passing motorists</w:t>
            </w:r>
          </w:p>
        </w:tc>
        <w:tc>
          <w:tcPr>
            <w:tcW w:w="705" w:type="dxa"/>
          </w:tcPr>
          <w:p w14:paraId="2AD43D55" w14:textId="2D15B6FC" w:rsidR="00085ADC" w:rsidRDefault="00085ADC" w:rsidP="00085ADC">
            <w:pPr>
              <w:pStyle w:val="TableParagraph"/>
              <w:spacing w:line="236" w:lineRule="exact"/>
              <w:ind w:left="13"/>
              <w:jc w:val="center"/>
              <w:rPr>
                <w:b/>
                <w:sz w:val="20"/>
              </w:rPr>
            </w:pPr>
            <w:r>
              <w:rPr>
                <w:b/>
                <w:sz w:val="20"/>
              </w:rPr>
              <w:t>1</w:t>
            </w:r>
          </w:p>
        </w:tc>
        <w:tc>
          <w:tcPr>
            <w:tcW w:w="6379" w:type="dxa"/>
          </w:tcPr>
          <w:p w14:paraId="2B41BC6C" w14:textId="04331EED" w:rsidR="00085ADC" w:rsidRDefault="00085ADC">
            <w:pPr>
              <w:pStyle w:val="TableParagraph"/>
              <w:numPr>
                <w:ilvl w:val="0"/>
                <w:numId w:val="23"/>
              </w:numPr>
              <w:tabs>
                <w:tab w:val="left" w:pos="471"/>
                <w:tab w:val="left" w:pos="472"/>
              </w:tabs>
              <w:spacing w:line="235" w:lineRule="auto"/>
              <w:ind w:right="497"/>
              <w:rPr>
                <w:sz w:val="20"/>
              </w:rPr>
            </w:pPr>
            <w:r>
              <w:rPr>
                <w:sz w:val="20"/>
              </w:rPr>
              <w:t xml:space="preserve">Team Leader to ensure </w:t>
            </w:r>
            <w:proofErr w:type="gramStart"/>
            <w:r>
              <w:rPr>
                <w:sz w:val="20"/>
              </w:rPr>
              <w:t>that  the</w:t>
            </w:r>
            <w:proofErr w:type="gramEnd"/>
            <w:r>
              <w:rPr>
                <w:sz w:val="20"/>
              </w:rPr>
              <w:t xml:space="preserve"> removal </w:t>
            </w:r>
            <w:proofErr w:type="gramStart"/>
            <w:r>
              <w:rPr>
                <w:spacing w:val="-3"/>
                <w:sz w:val="20"/>
              </w:rPr>
              <w:t xml:space="preserve">of  </w:t>
            </w:r>
            <w:r>
              <w:rPr>
                <w:sz w:val="20"/>
              </w:rPr>
              <w:t>covers</w:t>
            </w:r>
            <w:proofErr w:type="gramEnd"/>
            <w:r>
              <w:rPr>
                <w:sz w:val="20"/>
              </w:rPr>
              <w:t xml:space="preserve"> over existing speed signs is undertaken </w:t>
            </w:r>
            <w:proofErr w:type="gramStart"/>
            <w:r>
              <w:rPr>
                <w:sz w:val="20"/>
              </w:rPr>
              <w:t>in  correct</w:t>
            </w:r>
            <w:proofErr w:type="gramEnd"/>
            <w:r>
              <w:rPr>
                <w:sz w:val="20"/>
              </w:rPr>
              <w:t xml:space="preserve"> sequence. (Inside to outside of site). Team leader to conduct a drive-through when all controls </w:t>
            </w:r>
            <w:r>
              <w:rPr>
                <w:spacing w:val="-34"/>
                <w:sz w:val="20"/>
              </w:rPr>
              <w:t xml:space="preserve">  </w:t>
            </w:r>
            <w:r>
              <w:rPr>
                <w:sz w:val="20"/>
              </w:rPr>
              <w:t>are removed or covered.</w:t>
            </w:r>
          </w:p>
        </w:tc>
        <w:tc>
          <w:tcPr>
            <w:tcW w:w="1421" w:type="dxa"/>
          </w:tcPr>
          <w:p w14:paraId="727BC1C8" w14:textId="7A86A0AE" w:rsidR="00085ADC" w:rsidRDefault="00085ADC" w:rsidP="00085ADC">
            <w:pPr>
              <w:pStyle w:val="TableParagraph"/>
              <w:spacing w:line="236" w:lineRule="exact"/>
              <w:ind w:left="111"/>
              <w:jc w:val="center"/>
              <w:rPr>
                <w:sz w:val="20"/>
              </w:rPr>
            </w:pPr>
            <w:r>
              <w:rPr>
                <w:sz w:val="20"/>
              </w:rPr>
              <w:t>TCs</w:t>
            </w:r>
          </w:p>
          <w:p w14:paraId="627FCCF2" w14:textId="77777777" w:rsidR="00085ADC" w:rsidRDefault="00085ADC" w:rsidP="00085ADC">
            <w:pPr>
              <w:pStyle w:val="TableParagraph"/>
              <w:spacing w:line="236" w:lineRule="exact"/>
              <w:ind w:left="111"/>
              <w:jc w:val="center"/>
              <w:rPr>
                <w:sz w:val="20"/>
              </w:rPr>
            </w:pPr>
            <w:r>
              <w:rPr>
                <w:sz w:val="20"/>
              </w:rPr>
              <w:t>&amp;</w:t>
            </w:r>
          </w:p>
          <w:p w14:paraId="13E64D35" w14:textId="5BAA956C" w:rsidR="00085ADC" w:rsidRDefault="00085ADC" w:rsidP="00085ADC">
            <w:pPr>
              <w:pStyle w:val="TableParagraph"/>
              <w:spacing w:line="236" w:lineRule="exact"/>
              <w:ind w:left="111"/>
              <w:jc w:val="center"/>
              <w:rPr>
                <w:sz w:val="20"/>
              </w:rPr>
            </w:pPr>
            <w:r>
              <w:rPr>
                <w:sz w:val="20"/>
              </w:rPr>
              <w:t>Team Leader</w:t>
            </w:r>
          </w:p>
        </w:tc>
        <w:tc>
          <w:tcPr>
            <w:tcW w:w="1699" w:type="dxa"/>
          </w:tcPr>
          <w:p w14:paraId="052CB928" w14:textId="0D0B011C" w:rsidR="00085ADC" w:rsidRDefault="00085ADC" w:rsidP="00085ADC">
            <w:pPr>
              <w:pStyle w:val="TableParagraph"/>
              <w:spacing w:line="236" w:lineRule="exact"/>
              <w:ind w:left="9"/>
              <w:jc w:val="center"/>
              <w:rPr>
                <w:b/>
                <w:sz w:val="20"/>
              </w:rPr>
            </w:pPr>
            <w:r>
              <w:rPr>
                <w:b/>
                <w:sz w:val="20"/>
              </w:rPr>
              <w:t>2</w:t>
            </w:r>
          </w:p>
        </w:tc>
      </w:tr>
    </w:tbl>
    <w:p w14:paraId="2B1BAF4E" w14:textId="77777777" w:rsidR="00D9275E" w:rsidRDefault="00D9275E">
      <w:pPr>
        <w:rPr>
          <w:rFonts w:ascii="Times New Roman"/>
          <w:sz w:val="20"/>
        </w:rPr>
      </w:pPr>
    </w:p>
    <w:p w14:paraId="6E7DBAA4" w14:textId="77777777" w:rsidR="00D10DE2" w:rsidRDefault="00D10DE2" w:rsidP="00D10DE2">
      <w:pPr>
        <w:rPr>
          <w:rFonts w:ascii="Times New Roman"/>
          <w:sz w:val="20"/>
        </w:rPr>
      </w:pPr>
    </w:p>
    <w:tbl>
      <w:tblPr>
        <w:tblpPr w:leftFromText="180" w:rightFromText="180" w:vertAnchor="text" w:horzAnchor="margin" w:tblpY="13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1"/>
        <w:gridCol w:w="2977"/>
        <w:gridCol w:w="709"/>
        <w:gridCol w:w="5528"/>
        <w:gridCol w:w="1417"/>
        <w:gridCol w:w="1975"/>
      </w:tblGrid>
      <w:tr w:rsidR="00D10DE2" w:rsidRPr="00D10DE2" w14:paraId="4A3EAB0D" w14:textId="77777777" w:rsidTr="009A2992">
        <w:trPr>
          <w:trHeight w:val="332"/>
        </w:trPr>
        <w:tc>
          <w:tcPr>
            <w:tcW w:w="14737" w:type="dxa"/>
            <w:gridSpan w:val="6"/>
            <w:tcBorders>
              <w:bottom w:val="double" w:sz="1" w:space="0" w:color="000000"/>
            </w:tcBorders>
            <w:shd w:val="clear" w:color="auto" w:fill="D9D9D9"/>
          </w:tcPr>
          <w:p w14:paraId="308DC801" w14:textId="77777777" w:rsidR="00D10DE2" w:rsidRPr="00D10DE2" w:rsidRDefault="00D10DE2" w:rsidP="00D10DE2">
            <w:pPr>
              <w:ind w:left="1660"/>
              <w:rPr>
                <w:b/>
              </w:rPr>
            </w:pPr>
            <w:r w:rsidRPr="00D10DE2">
              <w:rPr>
                <w:b/>
                <w:u w:val="single"/>
              </w:rPr>
              <w:lastRenderedPageBreak/>
              <w:t xml:space="preserve">EMERGENCY </w:t>
            </w:r>
            <w:proofErr w:type="gramStart"/>
            <w:r w:rsidRPr="00D10DE2">
              <w:rPr>
                <w:b/>
                <w:u w:val="single"/>
              </w:rPr>
              <w:t>PROCEDURES  &amp;</w:t>
            </w:r>
            <w:proofErr w:type="gramEnd"/>
            <w:r w:rsidRPr="00D10DE2">
              <w:rPr>
                <w:b/>
                <w:u w:val="single"/>
              </w:rPr>
              <w:t xml:space="preserve"> CONTROL MEASURES THAT MAY BE REQUIRED ON SITE DEPENDING ON THE ACTIVITY</w:t>
            </w:r>
          </w:p>
        </w:tc>
      </w:tr>
      <w:tr w:rsidR="00D10DE2" w:rsidRPr="00D10DE2" w14:paraId="594FB0C0" w14:textId="77777777" w:rsidTr="009A2992">
        <w:trPr>
          <w:trHeight w:val="505"/>
        </w:trPr>
        <w:tc>
          <w:tcPr>
            <w:tcW w:w="2131" w:type="dxa"/>
            <w:tcBorders>
              <w:top w:val="double" w:sz="1" w:space="0" w:color="000000"/>
            </w:tcBorders>
            <w:shd w:val="clear" w:color="auto" w:fill="D9D9D9"/>
          </w:tcPr>
          <w:p w14:paraId="6134DFA5" w14:textId="77777777" w:rsidR="00D10DE2" w:rsidRPr="00D10DE2" w:rsidRDefault="00D10DE2" w:rsidP="00D10DE2">
            <w:pPr>
              <w:spacing w:before="16"/>
              <w:ind w:left="107"/>
              <w:rPr>
                <w:b/>
                <w:sz w:val="20"/>
              </w:rPr>
            </w:pPr>
            <w:r w:rsidRPr="00D10DE2">
              <w:rPr>
                <w:b/>
                <w:sz w:val="20"/>
              </w:rPr>
              <w:t>Work Activity Risk</w:t>
            </w:r>
          </w:p>
        </w:tc>
        <w:tc>
          <w:tcPr>
            <w:tcW w:w="2977" w:type="dxa"/>
            <w:tcBorders>
              <w:top w:val="double" w:sz="1" w:space="0" w:color="000000"/>
            </w:tcBorders>
            <w:shd w:val="clear" w:color="auto" w:fill="D9D9D9"/>
          </w:tcPr>
          <w:p w14:paraId="4474B98C" w14:textId="77777777" w:rsidR="00D10DE2" w:rsidRPr="00D10DE2" w:rsidRDefault="00D10DE2" w:rsidP="00D10DE2">
            <w:pPr>
              <w:spacing w:before="16"/>
              <w:ind w:left="107"/>
              <w:rPr>
                <w:b/>
                <w:sz w:val="20"/>
              </w:rPr>
            </w:pPr>
            <w:r w:rsidRPr="00D10DE2">
              <w:rPr>
                <w:b/>
                <w:sz w:val="20"/>
              </w:rPr>
              <w:t>Hazard</w:t>
            </w:r>
          </w:p>
        </w:tc>
        <w:tc>
          <w:tcPr>
            <w:tcW w:w="709" w:type="dxa"/>
            <w:tcBorders>
              <w:top w:val="double" w:sz="1" w:space="0" w:color="000000"/>
            </w:tcBorders>
            <w:shd w:val="clear" w:color="auto" w:fill="D9D9D9"/>
          </w:tcPr>
          <w:p w14:paraId="4CFF0C52" w14:textId="77777777" w:rsidR="00D10DE2" w:rsidRPr="00D10DE2" w:rsidRDefault="00D10DE2" w:rsidP="00D10DE2">
            <w:pPr>
              <w:spacing w:before="16" w:line="240" w:lineRule="atLeast"/>
              <w:ind w:left="107" w:right="158"/>
              <w:rPr>
                <w:b/>
                <w:sz w:val="20"/>
              </w:rPr>
            </w:pPr>
            <w:r w:rsidRPr="00D10DE2">
              <w:rPr>
                <w:b/>
                <w:sz w:val="20"/>
              </w:rPr>
              <w:t>Risk Class</w:t>
            </w:r>
          </w:p>
        </w:tc>
        <w:tc>
          <w:tcPr>
            <w:tcW w:w="5528" w:type="dxa"/>
            <w:tcBorders>
              <w:top w:val="double" w:sz="1" w:space="0" w:color="000000"/>
            </w:tcBorders>
            <w:shd w:val="clear" w:color="auto" w:fill="D9D9D9"/>
          </w:tcPr>
          <w:p w14:paraId="6F88852C" w14:textId="77777777" w:rsidR="00D10DE2" w:rsidRPr="00D10DE2" w:rsidRDefault="00D10DE2" w:rsidP="00D10DE2">
            <w:pPr>
              <w:spacing w:before="16"/>
              <w:ind w:left="108"/>
              <w:rPr>
                <w:b/>
                <w:sz w:val="20"/>
              </w:rPr>
            </w:pPr>
            <w:r w:rsidRPr="00D10DE2">
              <w:rPr>
                <w:b/>
                <w:sz w:val="20"/>
              </w:rPr>
              <w:t>Risk Control Measure</w:t>
            </w:r>
          </w:p>
        </w:tc>
        <w:tc>
          <w:tcPr>
            <w:tcW w:w="1417" w:type="dxa"/>
            <w:tcBorders>
              <w:top w:val="double" w:sz="1" w:space="0" w:color="000000"/>
            </w:tcBorders>
            <w:shd w:val="clear" w:color="auto" w:fill="D9D9D9"/>
          </w:tcPr>
          <w:p w14:paraId="6369CB97" w14:textId="77777777" w:rsidR="00D10DE2" w:rsidRPr="00D10DE2" w:rsidRDefault="00D10DE2" w:rsidP="00D10DE2">
            <w:pPr>
              <w:spacing w:before="16" w:line="240" w:lineRule="atLeast"/>
              <w:ind w:left="107" w:right="278"/>
              <w:rPr>
                <w:b/>
                <w:sz w:val="20"/>
              </w:rPr>
            </w:pPr>
            <w:r w:rsidRPr="00D10DE2">
              <w:rPr>
                <w:b/>
                <w:sz w:val="20"/>
              </w:rPr>
              <w:t>Responsible Person/s</w:t>
            </w:r>
          </w:p>
        </w:tc>
        <w:tc>
          <w:tcPr>
            <w:tcW w:w="1975" w:type="dxa"/>
            <w:tcBorders>
              <w:top w:val="double" w:sz="1" w:space="0" w:color="000000"/>
            </w:tcBorders>
            <w:shd w:val="clear" w:color="auto" w:fill="D9D9D9"/>
          </w:tcPr>
          <w:p w14:paraId="6CB43B31" w14:textId="77777777" w:rsidR="00D10DE2" w:rsidRPr="00D10DE2" w:rsidRDefault="00D10DE2" w:rsidP="00D10DE2">
            <w:pPr>
              <w:spacing w:before="16" w:line="240" w:lineRule="atLeast"/>
              <w:ind w:left="108"/>
              <w:rPr>
                <w:b/>
                <w:sz w:val="20"/>
              </w:rPr>
            </w:pPr>
            <w:r w:rsidRPr="00D10DE2">
              <w:rPr>
                <w:b/>
                <w:sz w:val="20"/>
              </w:rPr>
              <w:t>Risk Class after Controls in place</w:t>
            </w:r>
          </w:p>
        </w:tc>
      </w:tr>
      <w:tr w:rsidR="00D10DE2" w:rsidRPr="00D10DE2" w14:paraId="0004F08F" w14:textId="77777777" w:rsidTr="009A2992">
        <w:trPr>
          <w:trHeight w:val="976"/>
        </w:trPr>
        <w:tc>
          <w:tcPr>
            <w:tcW w:w="2131" w:type="dxa"/>
          </w:tcPr>
          <w:p w14:paraId="613C8998" w14:textId="77777777" w:rsidR="00D10DE2" w:rsidRPr="00D10DE2" w:rsidRDefault="00D10DE2" w:rsidP="00D10DE2">
            <w:pPr>
              <w:spacing w:line="243" w:lineRule="exact"/>
              <w:ind w:left="107"/>
              <w:rPr>
                <w:b/>
                <w:sz w:val="20"/>
              </w:rPr>
            </w:pPr>
            <w:r w:rsidRPr="00D10DE2">
              <w:rPr>
                <w:b/>
                <w:sz w:val="20"/>
              </w:rPr>
              <w:t>Emergencies</w:t>
            </w:r>
          </w:p>
        </w:tc>
        <w:tc>
          <w:tcPr>
            <w:tcW w:w="2977" w:type="dxa"/>
          </w:tcPr>
          <w:p w14:paraId="6A776FDF" w14:textId="77777777" w:rsidR="00D10DE2" w:rsidRPr="00D10DE2" w:rsidRDefault="00D10DE2" w:rsidP="00D10DE2">
            <w:pPr>
              <w:ind w:left="107" w:right="1104"/>
              <w:rPr>
                <w:sz w:val="20"/>
              </w:rPr>
            </w:pPr>
            <w:r w:rsidRPr="00D10DE2">
              <w:rPr>
                <w:sz w:val="20"/>
              </w:rPr>
              <w:t xml:space="preserve">Accident/ </w:t>
            </w:r>
            <w:r w:rsidRPr="00D10DE2">
              <w:rPr>
                <w:spacing w:val="-3"/>
                <w:sz w:val="20"/>
              </w:rPr>
              <w:t xml:space="preserve">Incident </w:t>
            </w:r>
            <w:r w:rsidRPr="00D10DE2">
              <w:rPr>
                <w:sz w:val="20"/>
              </w:rPr>
              <w:t>Fire</w:t>
            </w:r>
          </w:p>
          <w:p w14:paraId="030BAE2F" w14:textId="77777777" w:rsidR="00D10DE2" w:rsidRPr="00D10DE2" w:rsidRDefault="00D10DE2" w:rsidP="00D10DE2">
            <w:pPr>
              <w:ind w:left="107"/>
              <w:rPr>
                <w:sz w:val="20"/>
              </w:rPr>
            </w:pPr>
            <w:r w:rsidRPr="00D10DE2">
              <w:rPr>
                <w:sz w:val="20"/>
              </w:rPr>
              <w:t>Spill</w:t>
            </w:r>
          </w:p>
        </w:tc>
        <w:tc>
          <w:tcPr>
            <w:tcW w:w="709" w:type="dxa"/>
          </w:tcPr>
          <w:p w14:paraId="7225F153" w14:textId="77777777" w:rsidR="00D10DE2" w:rsidRPr="00D10DE2" w:rsidRDefault="00D10DE2" w:rsidP="00D10DE2">
            <w:pPr>
              <w:spacing w:line="243" w:lineRule="exact"/>
              <w:ind w:left="303"/>
              <w:rPr>
                <w:b/>
                <w:sz w:val="20"/>
              </w:rPr>
            </w:pPr>
            <w:r w:rsidRPr="00D10DE2">
              <w:rPr>
                <w:b/>
                <w:sz w:val="20"/>
              </w:rPr>
              <w:t>1</w:t>
            </w:r>
          </w:p>
        </w:tc>
        <w:tc>
          <w:tcPr>
            <w:tcW w:w="5528" w:type="dxa"/>
          </w:tcPr>
          <w:p w14:paraId="34A7FC75" w14:textId="77777777" w:rsidR="00D10DE2" w:rsidRPr="00D10DE2" w:rsidRDefault="00D10DE2">
            <w:pPr>
              <w:numPr>
                <w:ilvl w:val="0"/>
                <w:numId w:val="21"/>
              </w:numPr>
              <w:tabs>
                <w:tab w:val="left" w:pos="468"/>
                <w:tab w:val="left" w:pos="469"/>
              </w:tabs>
              <w:ind w:right="94"/>
              <w:rPr>
                <w:sz w:val="20"/>
              </w:rPr>
            </w:pPr>
            <w:r w:rsidRPr="00D10DE2">
              <w:rPr>
                <w:sz w:val="20"/>
              </w:rPr>
              <w:t>Personnel have been advised at tailgate meeting of designated emergency muster point and are prepared in the event of an incident occurring.</w:t>
            </w:r>
          </w:p>
          <w:p w14:paraId="2B8CF649" w14:textId="648E3A7A" w:rsidR="00D10DE2" w:rsidRPr="00D10DE2" w:rsidRDefault="00D10DE2">
            <w:pPr>
              <w:numPr>
                <w:ilvl w:val="0"/>
                <w:numId w:val="21"/>
              </w:numPr>
              <w:tabs>
                <w:tab w:val="left" w:pos="468"/>
                <w:tab w:val="left" w:pos="469"/>
              </w:tabs>
              <w:ind w:right="94"/>
              <w:rPr>
                <w:i/>
                <w:iCs/>
                <w:sz w:val="20"/>
              </w:rPr>
            </w:pPr>
            <w:r w:rsidRPr="00D10DE2">
              <w:rPr>
                <w:sz w:val="20"/>
              </w:rPr>
              <w:t xml:space="preserve">Emergency numbers are available in </w:t>
            </w:r>
            <w:r w:rsidR="000E3BC8">
              <w:rPr>
                <w:i/>
                <w:iCs/>
                <w:sz w:val="20"/>
              </w:rPr>
              <w:t>Lucidity</w:t>
            </w:r>
            <w:r w:rsidRPr="00D10DE2">
              <w:rPr>
                <w:i/>
                <w:iCs/>
                <w:sz w:val="20"/>
              </w:rPr>
              <w:t xml:space="preserve"> - WHS 05 Emergency Procedures located in the truck or in Lucidity’s WHS procedures for reference</w:t>
            </w:r>
            <w:del w:id="0" w:author="Scott Crerar" w:date="2023-04-26T10:50:00Z">
              <w:r w:rsidRPr="00D10DE2" w:rsidDel="006E07A0">
                <w:rPr>
                  <w:i/>
                  <w:iCs/>
                  <w:sz w:val="20"/>
                </w:rPr>
                <w:delText>.</w:delText>
              </w:r>
            </w:del>
          </w:p>
          <w:p w14:paraId="59D129EE" w14:textId="6AD74FC1" w:rsidR="00D10DE2" w:rsidRPr="00D10DE2" w:rsidRDefault="00D10DE2">
            <w:pPr>
              <w:numPr>
                <w:ilvl w:val="0"/>
                <w:numId w:val="21"/>
              </w:numPr>
              <w:tabs>
                <w:tab w:val="left" w:pos="468"/>
                <w:tab w:val="left" w:pos="469"/>
              </w:tabs>
              <w:ind w:right="94"/>
              <w:rPr>
                <w:sz w:val="20"/>
              </w:rPr>
            </w:pPr>
            <w:r w:rsidRPr="00D10DE2">
              <w:rPr>
                <w:sz w:val="20"/>
              </w:rPr>
              <w:t xml:space="preserve">Emergency Numbers can be referenced in the site </w:t>
            </w:r>
            <w:r w:rsidRPr="00D10DE2">
              <w:rPr>
                <w:i/>
                <w:iCs/>
                <w:sz w:val="20"/>
              </w:rPr>
              <w:t>Emergency Response Plan (ERP)</w:t>
            </w:r>
          </w:p>
          <w:p w14:paraId="48428061" w14:textId="77777777" w:rsidR="00D10DE2" w:rsidRPr="00D10DE2" w:rsidRDefault="00D10DE2">
            <w:pPr>
              <w:numPr>
                <w:ilvl w:val="0"/>
                <w:numId w:val="20"/>
              </w:numPr>
              <w:tabs>
                <w:tab w:val="left" w:pos="468"/>
                <w:tab w:val="left" w:pos="469"/>
              </w:tabs>
              <w:spacing w:line="224" w:lineRule="exact"/>
              <w:rPr>
                <w:sz w:val="20"/>
              </w:rPr>
            </w:pPr>
            <w:r w:rsidRPr="00D10DE2">
              <w:rPr>
                <w:sz w:val="20"/>
              </w:rPr>
              <w:t xml:space="preserve">Fire </w:t>
            </w:r>
            <w:proofErr w:type="gramStart"/>
            <w:r w:rsidRPr="00D10DE2">
              <w:rPr>
                <w:sz w:val="20"/>
              </w:rPr>
              <w:t>Extinguishers(</w:t>
            </w:r>
            <w:proofErr w:type="gramEnd"/>
            <w:r w:rsidRPr="00D10DE2">
              <w:rPr>
                <w:sz w:val="20"/>
              </w:rPr>
              <w:t>Located on the side of the truck)/First Aid Kits/Spill Kits.  (Located within the truck cabin)</w:t>
            </w:r>
          </w:p>
        </w:tc>
        <w:tc>
          <w:tcPr>
            <w:tcW w:w="1417" w:type="dxa"/>
          </w:tcPr>
          <w:p w14:paraId="3A43D8D0" w14:textId="77777777" w:rsidR="00D10DE2" w:rsidRPr="00D10DE2" w:rsidRDefault="00D10DE2" w:rsidP="00D10DE2">
            <w:pPr>
              <w:ind w:left="107" w:right="419"/>
              <w:rPr>
                <w:sz w:val="20"/>
              </w:rPr>
            </w:pPr>
            <w:r w:rsidRPr="00D10DE2">
              <w:rPr>
                <w:sz w:val="20"/>
              </w:rPr>
              <w:t>Supervisor All</w:t>
            </w:r>
          </w:p>
        </w:tc>
        <w:tc>
          <w:tcPr>
            <w:tcW w:w="1975" w:type="dxa"/>
          </w:tcPr>
          <w:p w14:paraId="57E179A7" w14:textId="77777777" w:rsidR="00D10DE2" w:rsidRPr="00D10DE2" w:rsidRDefault="00D10DE2" w:rsidP="00D10DE2">
            <w:pPr>
              <w:spacing w:line="243" w:lineRule="exact"/>
              <w:ind w:right="857"/>
              <w:jc w:val="right"/>
              <w:rPr>
                <w:b/>
                <w:sz w:val="20"/>
              </w:rPr>
            </w:pPr>
            <w:r w:rsidRPr="00D10DE2">
              <w:rPr>
                <w:b/>
                <w:sz w:val="20"/>
              </w:rPr>
              <w:t>2</w:t>
            </w:r>
          </w:p>
        </w:tc>
      </w:tr>
    </w:tbl>
    <w:p w14:paraId="643380D5" w14:textId="77777777" w:rsidR="00D10DE2" w:rsidRDefault="00D10DE2" w:rsidP="00D10DE2">
      <w:pPr>
        <w:rPr>
          <w:rFonts w:ascii="Times New Roman"/>
          <w:sz w:val="20"/>
        </w:rPr>
      </w:pPr>
    </w:p>
    <w:p w14:paraId="557179E1" w14:textId="77777777" w:rsidR="00D10DE2" w:rsidRDefault="00D10DE2" w:rsidP="00D10DE2">
      <w:pPr>
        <w:rPr>
          <w:rFonts w:ascii="Times New Roman"/>
          <w:sz w:val="20"/>
        </w:rPr>
      </w:pPr>
    </w:p>
    <w:p w14:paraId="25866332" w14:textId="77777777" w:rsidR="00D10DE2" w:rsidRPr="00D10DE2" w:rsidRDefault="00D10DE2" w:rsidP="00D10DE2">
      <w:pPr>
        <w:rPr>
          <w:rFonts w:ascii="Times New Roman"/>
          <w:sz w:val="20"/>
        </w:rPr>
        <w:sectPr w:rsidR="00D10DE2" w:rsidRPr="00D10DE2">
          <w:pgSz w:w="16840" w:h="11910" w:orient="landscape"/>
          <w:pgMar w:top="1740" w:right="920" w:bottom="880" w:left="900" w:header="781" w:footer="695" w:gutter="0"/>
          <w:cols w:space="720"/>
        </w:sectPr>
      </w:pPr>
    </w:p>
    <w:p w14:paraId="06FBD2F1" w14:textId="77777777" w:rsidR="00D9275E" w:rsidRDefault="00D9275E">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D9275E" w14:paraId="4CC0022A" w14:textId="77777777">
        <w:trPr>
          <w:trHeight w:val="268"/>
        </w:trPr>
        <w:tc>
          <w:tcPr>
            <w:tcW w:w="14566" w:type="dxa"/>
            <w:gridSpan w:val="7"/>
            <w:shd w:val="clear" w:color="auto" w:fill="DADADA"/>
          </w:tcPr>
          <w:p w14:paraId="05D80EE4" w14:textId="77777777" w:rsidR="00D9275E" w:rsidRDefault="00F47135">
            <w:pPr>
              <w:pStyle w:val="TableParagraph"/>
              <w:spacing w:before="1" w:line="247" w:lineRule="exact"/>
              <w:rPr>
                <w:b/>
              </w:rPr>
            </w:pPr>
            <w:r>
              <w:rPr>
                <w:b/>
              </w:rPr>
              <w:t>Personal Protective Equipment</w:t>
            </w:r>
          </w:p>
        </w:tc>
      </w:tr>
      <w:tr w:rsidR="00D9275E" w14:paraId="4CFD79E3" w14:textId="77777777">
        <w:trPr>
          <w:trHeight w:val="244"/>
        </w:trPr>
        <w:tc>
          <w:tcPr>
            <w:tcW w:w="14566" w:type="dxa"/>
            <w:gridSpan w:val="7"/>
          </w:tcPr>
          <w:p w14:paraId="7D1FEE14" w14:textId="77777777" w:rsidR="00D9275E" w:rsidRDefault="00F47135">
            <w:pPr>
              <w:pStyle w:val="TableParagraph"/>
              <w:spacing w:before="1" w:line="223" w:lineRule="exact"/>
              <w:rPr>
                <w:sz w:val="20"/>
              </w:rPr>
            </w:pPr>
            <w:r>
              <w:rPr>
                <w:sz w:val="20"/>
              </w:rPr>
              <w:t>All site personnel must wear the required PPE specified in the controls above, such as:</w:t>
            </w:r>
          </w:p>
        </w:tc>
      </w:tr>
      <w:tr w:rsidR="00D9275E" w14:paraId="46CF34D0" w14:textId="77777777">
        <w:trPr>
          <w:trHeight w:val="489"/>
        </w:trPr>
        <w:tc>
          <w:tcPr>
            <w:tcW w:w="2242" w:type="dxa"/>
          </w:tcPr>
          <w:p w14:paraId="3339E6C9" w14:textId="77777777" w:rsidR="00D9275E" w:rsidRDefault="00F47135">
            <w:pPr>
              <w:pStyle w:val="TableParagraph"/>
              <w:spacing w:before="1" w:line="240" w:lineRule="atLeast"/>
              <w:ind w:right="812"/>
              <w:rPr>
                <w:sz w:val="20"/>
              </w:rPr>
            </w:pPr>
            <w:r>
              <w:rPr>
                <w:sz w:val="20"/>
              </w:rPr>
              <w:t>Safety Hi-vis Vests/Shirts</w:t>
            </w:r>
          </w:p>
        </w:tc>
        <w:tc>
          <w:tcPr>
            <w:tcW w:w="1426" w:type="dxa"/>
          </w:tcPr>
          <w:p w14:paraId="4F578762" w14:textId="77777777" w:rsidR="00D9275E" w:rsidRDefault="00F47135">
            <w:pPr>
              <w:pStyle w:val="TableParagraph"/>
              <w:spacing w:before="1"/>
              <w:ind w:left="104"/>
              <w:rPr>
                <w:sz w:val="20"/>
              </w:rPr>
            </w:pPr>
            <w:r>
              <w:rPr>
                <w:sz w:val="20"/>
              </w:rPr>
              <w:t>Safety Boots</w:t>
            </w:r>
          </w:p>
        </w:tc>
        <w:tc>
          <w:tcPr>
            <w:tcW w:w="2002" w:type="dxa"/>
          </w:tcPr>
          <w:p w14:paraId="6BF196B0" w14:textId="77777777" w:rsidR="00D9275E" w:rsidRDefault="00F47135">
            <w:pPr>
              <w:pStyle w:val="TableParagraph"/>
              <w:spacing w:before="1"/>
              <w:ind w:left="109"/>
              <w:rPr>
                <w:sz w:val="20"/>
              </w:rPr>
            </w:pPr>
            <w:r>
              <w:rPr>
                <w:sz w:val="20"/>
              </w:rPr>
              <w:t>Sunscreen</w:t>
            </w:r>
          </w:p>
        </w:tc>
        <w:tc>
          <w:tcPr>
            <w:tcW w:w="1560" w:type="dxa"/>
          </w:tcPr>
          <w:p w14:paraId="2E2EC0D8" w14:textId="15D2F80A" w:rsidR="00D9275E" w:rsidRDefault="000223FA">
            <w:pPr>
              <w:pStyle w:val="TableParagraph"/>
              <w:spacing w:before="1" w:line="240" w:lineRule="atLeast"/>
              <w:ind w:left="104" w:right="147"/>
              <w:rPr>
                <w:sz w:val="20"/>
              </w:rPr>
            </w:pPr>
            <w:r>
              <w:rPr>
                <w:sz w:val="20"/>
              </w:rPr>
              <w:t>Glove clip</w:t>
            </w:r>
          </w:p>
        </w:tc>
        <w:tc>
          <w:tcPr>
            <w:tcW w:w="1810" w:type="dxa"/>
          </w:tcPr>
          <w:p w14:paraId="52A8EF51" w14:textId="11173716" w:rsidR="00D9275E" w:rsidRDefault="00823D98">
            <w:pPr>
              <w:pStyle w:val="TableParagraph"/>
              <w:spacing w:before="1"/>
              <w:ind w:left="104"/>
              <w:rPr>
                <w:sz w:val="20"/>
              </w:rPr>
            </w:pPr>
            <w:r>
              <w:rPr>
                <w:sz w:val="20"/>
              </w:rPr>
              <w:t>Safety Glasses</w:t>
            </w:r>
          </w:p>
        </w:tc>
        <w:tc>
          <w:tcPr>
            <w:tcW w:w="2679" w:type="dxa"/>
          </w:tcPr>
          <w:p w14:paraId="35F1CFE4" w14:textId="21DEB300" w:rsidR="00D9275E" w:rsidRDefault="000223FA">
            <w:pPr>
              <w:pStyle w:val="TableParagraph"/>
              <w:spacing w:before="1"/>
              <w:ind w:left="108"/>
              <w:rPr>
                <w:sz w:val="20"/>
              </w:rPr>
            </w:pPr>
            <w:r>
              <w:rPr>
                <w:sz w:val="20"/>
              </w:rPr>
              <w:t xml:space="preserve">Cut Factor 5 </w:t>
            </w:r>
            <w:r w:rsidR="00F47135">
              <w:rPr>
                <w:sz w:val="20"/>
              </w:rPr>
              <w:t xml:space="preserve">Gloves </w:t>
            </w:r>
          </w:p>
        </w:tc>
        <w:tc>
          <w:tcPr>
            <w:tcW w:w="2847" w:type="dxa"/>
          </w:tcPr>
          <w:p w14:paraId="18C13306" w14:textId="77777777" w:rsidR="00D9275E" w:rsidRDefault="00F47135">
            <w:pPr>
              <w:pStyle w:val="TableParagraph"/>
              <w:spacing w:before="1"/>
              <w:ind w:left="108"/>
              <w:rPr>
                <w:sz w:val="20"/>
              </w:rPr>
            </w:pPr>
            <w:r>
              <w:rPr>
                <w:sz w:val="20"/>
              </w:rPr>
              <w:t>White reflective overalls/night</w:t>
            </w:r>
          </w:p>
        </w:tc>
      </w:tr>
      <w:tr w:rsidR="00D9275E" w14:paraId="05E74571" w14:textId="77777777">
        <w:trPr>
          <w:trHeight w:val="489"/>
        </w:trPr>
        <w:tc>
          <w:tcPr>
            <w:tcW w:w="2242" w:type="dxa"/>
          </w:tcPr>
          <w:p w14:paraId="1629DBEB" w14:textId="6122A349" w:rsidR="00D9275E" w:rsidRDefault="00F47135">
            <w:pPr>
              <w:pStyle w:val="TableParagraph"/>
              <w:spacing w:before="1" w:line="240" w:lineRule="atLeast"/>
              <w:ind w:right="812"/>
              <w:rPr>
                <w:sz w:val="20"/>
              </w:rPr>
            </w:pPr>
            <w:r>
              <w:rPr>
                <w:sz w:val="20"/>
              </w:rPr>
              <w:t xml:space="preserve">Hard Hat </w:t>
            </w:r>
            <w:r w:rsidR="00823D98">
              <w:rPr>
                <w:sz w:val="20"/>
              </w:rPr>
              <w:t>with sun brim</w:t>
            </w:r>
          </w:p>
        </w:tc>
        <w:tc>
          <w:tcPr>
            <w:tcW w:w="1426" w:type="dxa"/>
          </w:tcPr>
          <w:p w14:paraId="5EE67D5E" w14:textId="56B8EF89" w:rsidR="00D9275E" w:rsidRDefault="00823D98">
            <w:pPr>
              <w:pStyle w:val="TableParagraph"/>
              <w:spacing w:before="1"/>
              <w:ind w:left="104"/>
              <w:rPr>
                <w:sz w:val="20"/>
              </w:rPr>
            </w:pPr>
            <w:r>
              <w:rPr>
                <w:sz w:val="20"/>
              </w:rPr>
              <w:t>Ear Plugs (if required)</w:t>
            </w:r>
          </w:p>
        </w:tc>
        <w:tc>
          <w:tcPr>
            <w:tcW w:w="2002" w:type="dxa"/>
          </w:tcPr>
          <w:p w14:paraId="4B64656D" w14:textId="443E709B" w:rsidR="00D9275E" w:rsidRDefault="00D9275E">
            <w:pPr>
              <w:pStyle w:val="TableParagraph"/>
              <w:spacing w:before="1" w:line="240" w:lineRule="atLeast"/>
              <w:ind w:left="109" w:right="328"/>
              <w:rPr>
                <w:sz w:val="20"/>
              </w:rPr>
            </w:pPr>
          </w:p>
        </w:tc>
        <w:tc>
          <w:tcPr>
            <w:tcW w:w="1560" w:type="dxa"/>
          </w:tcPr>
          <w:p w14:paraId="6593DE1D" w14:textId="77777777" w:rsidR="00D9275E" w:rsidRDefault="00F47135">
            <w:pPr>
              <w:pStyle w:val="TableParagraph"/>
              <w:spacing w:before="1"/>
              <w:ind w:left="104"/>
              <w:rPr>
                <w:sz w:val="20"/>
              </w:rPr>
            </w:pPr>
            <w:r>
              <w:rPr>
                <w:sz w:val="20"/>
              </w:rPr>
              <w:t>Long clothing</w:t>
            </w:r>
          </w:p>
        </w:tc>
        <w:tc>
          <w:tcPr>
            <w:tcW w:w="1810" w:type="dxa"/>
          </w:tcPr>
          <w:p w14:paraId="74BCDE5E" w14:textId="06CADC33" w:rsidR="00D9275E" w:rsidRDefault="00F47135">
            <w:pPr>
              <w:pStyle w:val="TableParagraph"/>
              <w:spacing w:before="1"/>
              <w:ind w:left="104"/>
              <w:rPr>
                <w:sz w:val="20"/>
              </w:rPr>
            </w:pPr>
            <w:r>
              <w:rPr>
                <w:sz w:val="20"/>
              </w:rPr>
              <w:t>Dust masks</w:t>
            </w:r>
            <w:r w:rsidR="00823D98">
              <w:rPr>
                <w:sz w:val="20"/>
              </w:rPr>
              <w:t xml:space="preserve"> (if applicable)</w:t>
            </w:r>
          </w:p>
        </w:tc>
        <w:tc>
          <w:tcPr>
            <w:tcW w:w="2679" w:type="dxa"/>
          </w:tcPr>
          <w:p w14:paraId="0CABA234" w14:textId="7785CB55" w:rsidR="00D9275E" w:rsidRDefault="00D9275E">
            <w:pPr>
              <w:pStyle w:val="TableParagraph"/>
              <w:spacing w:before="1" w:line="240" w:lineRule="atLeast"/>
              <w:ind w:left="108" w:right="516"/>
              <w:rPr>
                <w:sz w:val="20"/>
              </w:rPr>
            </w:pPr>
          </w:p>
        </w:tc>
        <w:tc>
          <w:tcPr>
            <w:tcW w:w="2847" w:type="dxa"/>
          </w:tcPr>
          <w:p w14:paraId="2F7A67A7" w14:textId="77777777" w:rsidR="00D9275E" w:rsidRDefault="00D9275E">
            <w:pPr>
              <w:pStyle w:val="TableParagraph"/>
              <w:ind w:left="0"/>
              <w:rPr>
                <w:rFonts w:ascii="Times New Roman"/>
                <w:sz w:val="20"/>
              </w:rPr>
            </w:pPr>
          </w:p>
        </w:tc>
      </w:tr>
    </w:tbl>
    <w:p w14:paraId="145FB660" w14:textId="77777777" w:rsidR="00D9275E" w:rsidRDefault="00D9275E">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D9275E" w14:paraId="6FAFE4B6" w14:textId="77777777">
        <w:trPr>
          <w:trHeight w:val="268"/>
        </w:trPr>
        <w:tc>
          <w:tcPr>
            <w:tcW w:w="14564" w:type="dxa"/>
            <w:gridSpan w:val="4"/>
            <w:shd w:val="clear" w:color="auto" w:fill="DADADA"/>
          </w:tcPr>
          <w:p w14:paraId="36E44ECD" w14:textId="77777777" w:rsidR="00D9275E" w:rsidRDefault="00F47135">
            <w:pPr>
              <w:pStyle w:val="TableParagraph"/>
              <w:spacing w:before="1" w:line="247" w:lineRule="exact"/>
              <w:rPr>
                <w:b/>
              </w:rPr>
            </w:pPr>
            <w:r>
              <w:rPr>
                <w:b/>
              </w:rPr>
              <w:t>Workers may require Task Specific Training depending on activity each worker will be required to fulfill.</w:t>
            </w:r>
          </w:p>
        </w:tc>
      </w:tr>
      <w:tr w:rsidR="00D9275E" w14:paraId="1BF12916" w14:textId="77777777">
        <w:trPr>
          <w:trHeight w:val="253"/>
        </w:trPr>
        <w:tc>
          <w:tcPr>
            <w:tcW w:w="14564" w:type="dxa"/>
            <w:gridSpan w:val="4"/>
          </w:tcPr>
          <w:p w14:paraId="49E61CF1" w14:textId="4B8D5CF3" w:rsidR="00D9275E" w:rsidRDefault="00F47135">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r w:rsidR="000223FA">
              <w:rPr>
                <w:sz w:val="20"/>
              </w:rPr>
              <w:t xml:space="preserve"> and </w:t>
            </w:r>
            <w:r w:rsidR="007B5DF8">
              <w:rPr>
                <w:sz w:val="20"/>
              </w:rPr>
              <w:t xml:space="preserve">Customer </w:t>
            </w:r>
            <w:r w:rsidR="000223FA">
              <w:rPr>
                <w:sz w:val="20"/>
              </w:rPr>
              <w:t>Induction card</w:t>
            </w:r>
          </w:p>
        </w:tc>
      </w:tr>
      <w:tr w:rsidR="00D9275E" w14:paraId="703DC8E6" w14:textId="77777777">
        <w:trPr>
          <w:trHeight w:val="743"/>
        </w:trPr>
        <w:tc>
          <w:tcPr>
            <w:tcW w:w="3643" w:type="dxa"/>
          </w:tcPr>
          <w:p w14:paraId="0DC1FB2D" w14:textId="77777777" w:rsidR="00D9275E" w:rsidRDefault="00F47135">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65CD9A14" w14:textId="577EBFC1" w:rsidR="00D9275E" w:rsidRDefault="00F47135">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sidR="00823D98">
              <w:rPr>
                <w:sz w:val="20"/>
              </w:rPr>
              <w:t>SSRA’</w:t>
            </w:r>
            <w:r>
              <w:rPr>
                <w:sz w:val="20"/>
              </w:rPr>
              <w:t>s)</w:t>
            </w:r>
          </w:p>
        </w:tc>
        <w:tc>
          <w:tcPr>
            <w:tcW w:w="3869" w:type="dxa"/>
          </w:tcPr>
          <w:p w14:paraId="1B9CDBF7" w14:textId="64159E32" w:rsidR="00D9275E" w:rsidRDefault="007A384F">
            <w:pPr>
              <w:pStyle w:val="TableParagraph"/>
              <w:numPr>
                <w:ilvl w:val="0"/>
                <w:numId w:val="9"/>
              </w:numPr>
              <w:tabs>
                <w:tab w:val="left" w:pos="470"/>
                <w:tab w:val="left" w:pos="471"/>
              </w:tabs>
              <w:spacing w:line="240" w:lineRule="atLeast"/>
              <w:ind w:right="180"/>
              <w:rPr>
                <w:sz w:val="20"/>
              </w:rPr>
            </w:pPr>
            <w:r>
              <w:rPr>
                <w:sz w:val="20"/>
              </w:rPr>
              <w:t xml:space="preserve">Medium Rigid </w:t>
            </w:r>
            <w:r w:rsidR="00404089">
              <w:rPr>
                <w:sz w:val="20"/>
              </w:rPr>
              <w:t>License</w:t>
            </w:r>
            <w:r>
              <w:rPr>
                <w:sz w:val="20"/>
              </w:rPr>
              <w:t xml:space="preserve"> (MR)</w:t>
            </w:r>
          </w:p>
        </w:tc>
        <w:tc>
          <w:tcPr>
            <w:tcW w:w="3543" w:type="dxa"/>
          </w:tcPr>
          <w:p w14:paraId="6BAF5F61" w14:textId="4FEC9259" w:rsidR="00D9275E" w:rsidRDefault="00404089">
            <w:pPr>
              <w:pStyle w:val="TableParagraph"/>
              <w:numPr>
                <w:ilvl w:val="0"/>
                <w:numId w:val="8"/>
              </w:numPr>
              <w:tabs>
                <w:tab w:val="left" w:pos="465"/>
                <w:tab w:val="left" w:pos="466"/>
              </w:tabs>
              <w:spacing w:line="240" w:lineRule="atLeast"/>
              <w:ind w:right="435"/>
              <w:rPr>
                <w:sz w:val="20"/>
              </w:rPr>
            </w:pPr>
            <w:r>
              <w:rPr>
                <w:sz w:val="20"/>
              </w:rPr>
              <w:t>VOC from TMA Manufacturer</w:t>
            </w:r>
          </w:p>
        </w:tc>
        <w:tc>
          <w:tcPr>
            <w:tcW w:w="3509" w:type="dxa"/>
          </w:tcPr>
          <w:p w14:paraId="41EB0579" w14:textId="77777777" w:rsidR="00D9275E" w:rsidRDefault="00F47135">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D9275E" w14:paraId="797926E0" w14:textId="77777777">
        <w:trPr>
          <w:trHeight w:val="258"/>
        </w:trPr>
        <w:tc>
          <w:tcPr>
            <w:tcW w:w="3643" w:type="dxa"/>
          </w:tcPr>
          <w:p w14:paraId="0D510682" w14:textId="77777777" w:rsidR="00D9275E" w:rsidRDefault="00F47135">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787372E1" w14:textId="77777777" w:rsidR="00D9275E" w:rsidRDefault="00F47135">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000B10C9" w14:textId="77777777" w:rsidR="00D9275E" w:rsidRDefault="00F47135">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438FA9FD" w14:textId="77777777" w:rsidR="00D9275E" w:rsidRDefault="00F47135">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37D5504B" w14:textId="77777777" w:rsidR="00D9275E" w:rsidRDefault="00D9275E">
      <w:pPr>
        <w:pStyle w:val="BodyText"/>
        <w:spacing w:before="3"/>
        <w:rPr>
          <w:rFonts w:ascii="Times New Roman"/>
          <w:sz w:val="8"/>
        </w:rPr>
      </w:pPr>
    </w:p>
    <w:p w14:paraId="0D761CE6" w14:textId="77777777" w:rsidR="00D9275E" w:rsidRDefault="000A73B8">
      <w:pPr>
        <w:pStyle w:val="BodyText"/>
        <w:ind w:left="117"/>
        <w:rPr>
          <w:rFonts w:ascii="Times New Roman"/>
          <w:sz w:val="20"/>
        </w:rPr>
      </w:pPr>
      <w:r>
        <w:rPr>
          <w:rFonts w:ascii="Times New Roman"/>
          <w:noProof/>
          <w:sz w:val="20"/>
        </w:rPr>
        <mc:AlternateContent>
          <mc:Choice Requires="wps">
            <w:drawing>
              <wp:inline distT="0" distB="0" distL="0" distR="0" wp14:anchorId="3B5BC699" wp14:editId="4ADEAC21">
                <wp:extent cx="9248140" cy="177165"/>
                <wp:effectExtent l="9525" t="9525" r="10160" b="1333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prstDash val="solid"/>
                          <a:miter lim="800000"/>
                          <a:headEnd/>
                          <a:tailEnd/>
                        </a:ln>
                      </wps:spPr>
                      <wps:txbx>
                        <w:txbxContent>
                          <w:p w14:paraId="09DE2996" w14:textId="77777777" w:rsidR="00EA3550" w:rsidRDefault="00EA3550">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3B5BC699" id="Text Box 2"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" fillcolor="#dadada" strokeweight=".48pt">
                <v:textbox inset="0,0,0,0">
                  <w:txbxContent>
                    <w:p w14:paraId="09DE2996" w14:textId="77777777" w:rsidR="00EA3550" w:rsidRDefault="00EA3550">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073F5A42" w14:textId="77777777" w:rsidR="00D9275E" w:rsidRDefault="00D9275E">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D9275E" w14:paraId="669C9374" w14:textId="77777777">
        <w:trPr>
          <w:trHeight w:val="268"/>
        </w:trPr>
        <w:tc>
          <w:tcPr>
            <w:tcW w:w="14563" w:type="dxa"/>
            <w:gridSpan w:val="4"/>
            <w:shd w:val="clear" w:color="auto" w:fill="DADADA"/>
          </w:tcPr>
          <w:p w14:paraId="24763A05" w14:textId="77777777" w:rsidR="00D9275E" w:rsidRDefault="00F47135">
            <w:pPr>
              <w:pStyle w:val="TableParagraph"/>
              <w:spacing w:before="1" w:line="247" w:lineRule="exact"/>
              <w:rPr>
                <w:b/>
              </w:rPr>
            </w:pPr>
            <w:r>
              <w:rPr>
                <w:b/>
              </w:rPr>
              <w:t>Legislation &amp; Codes of Practice (refer to company Legislation register for applicable Australian Standards applicable to works)</w:t>
            </w:r>
          </w:p>
        </w:tc>
      </w:tr>
      <w:tr w:rsidR="00D9275E" w14:paraId="4912C118" w14:textId="77777777">
        <w:trPr>
          <w:trHeight w:val="267"/>
        </w:trPr>
        <w:tc>
          <w:tcPr>
            <w:tcW w:w="14563" w:type="dxa"/>
            <w:gridSpan w:val="4"/>
            <w:tcBorders>
              <w:bottom w:val="double" w:sz="1" w:space="0" w:color="000000"/>
            </w:tcBorders>
          </w:tcPr>
          <w:p w14:paraId="1FD1A77A" w14:textId="08054E81" w:rsidR="00D9275E" w:rsidRDefault="00F47135">
            <w:pPr>
              <w:pStyle w:val="TableParagraph"/>
              <w:spacing w:before="1"/>
              <w:rPr>
                <w:sz w:val="20"/>
              </w:rPr>
            </w:pPr>
            <w:r>
              <w:rPr>
                <w:sz w:val="20"/>
              </w:rPr>
              <w:t>Work Health &amp; Safety Act 2012 and Work Health &amp; Safety Regulations 20</w:t>
            </w:r>
            <w:r w:rsidR="00EA66AF">
              <w:rPr>
                <w:sz w:val="20"/>
              </w:rPr>
              <w:t>2</w:t>
            </w:r>
            <w:r>
              <w:rPr>
                <w:sz w:val="20"/>
              </w:rPr>
              <w:t>2</w:t>
            </w:r>
          </w:p>
        </w:tc>
      </w:tr>
      <w:tr w:rsidR="00D9275E" w14:paraId="1B5D4EAC" w14:textId="77777777">
        <w:trPr>
          <w:trHeight w:val="287"/>
        </w:trPr>
        <w:tc>
          <w:tcPr>
            <w:tcW w:w="14563" w:type="dxa"/>
            <w:gridSpan w:val="4"/>
            <w:tcBorders>
              <w:top w:val="double" w:sz="1" w:space="0" w:color="000000"/>
            </w:tcBorders>
            <w:shd w:val="clear" w:color="auto" w:fill="DADADA"/>
          </w:tcPr>
          <w:p w14:paraId="6F86A463" w14:textId="3BCE0889" w:rsidR="00D9275E" w:rsidRDefault="00F47135">
            <w:pPr>
              <w:pStyle w:val="TableParagraph"/>
              <w:spacing w:before="20" w:line="247" w:lineRule="exact"/>
              <w:rPr>
                <w:b/>
              </w:rPr>
            </w:pPr>
            <w:r>
              <w:rPr>
                <w:b/>
              </w:rPr>
              <w:t>Codes of Practice</w:t>
            </w:r>
            <w:r w:rsidR="00C519BB">
              <w:rPr>
                <w:b/>
              </w:rPr>
              <w:t xml:space="preserve"> Guides &amp; Standards</w:t>
            </w:r>
          </w:p>
        </w:tc>
      </w:tr>
      <w:tr w:rsidR="00D9275E" w14:paraId="166EE827" w14:textId="77777777">
        <w:trPr>
          <w:trHeight w:val="220"/>
        </w:trPr>
        <w:tc>
          <w:tcPr>
            <w:tcW w:w="2237" w:type="dxa"/>
          </w:tcPr>
          <w:p w14:paraId="659FD4C1" w14:textId="5B6FA662" w:rsidR="00D9275E" w:rsidRDefault="00F47135">
            <w:pPr>
              <w:pStyle w:val="TableParagraph"/>
              <w:spacing w:before="1" w:line="199" w:lineRule="exact"/>
              <w:rPr>
                <w:sz w:val="18"/>
              </w:rPr>
            </w:pPr>
            <w:r>
              <w:rPr>
                <w:sz w:val="18"/>
              </w:rPr>
              <w:t>Confined Spaces - 20</w:t>
            </w:r>
            <w:r w:rsidR="00392C38">
              <w:rPr>
                <w:sz w:val="18"/>
              </w:rPr>
              <w:t>20</w:t>
            </w:r>
          </w:p>
        </w:tc>
        <w:tc>
          <w:tcPr>
            <w:tcW w:w="3120" w:type="dxa"/>
          </w:tcPr>
          <w:p w14:paraId="3FB1D9C3" w14:textId="673D428A" w:rsidR="00D9275E" w:rsidRDefault="00F47135">
            <w:pPr>
              <w:pStyle w:val="TableParagraph"/>
              <w:spacing w:before="1" w:line="199" w:lineRule="exact"/>
              <w:ind w:left="109"/>
              <w:rPr>
                <w:sz w:val="18"/>
              </w:rPr>
            </w:pPr>
            <w:r>
              <w:rPr>
                <w:sz w:val="18"/>
              </w:rPr>
              <w:t>Hazardous Manual Tasks - 20</w:t>
            </w:r>
            <w:r w:rsidR="00392C38">
              <w:rPr>
                <w:sz w:val="18"/>
              </w:rPr>
              <w:t>20</w:t>
            </w:r>
          </w:p>
        </w:tc>
        <w:tc>
          <w:tcPr>
            <w:tcW w:w="4536" w:type="dxa"/>
          </w:tcPr>
          <w:p w14:paraId="24FBEC07" w14:textId="2C3CCE68" w:rsidR="00D9275E" w:rsidRDefault="00F47135">
            <w:pPr>
              <w:pStyle w:val="TableParagraph"/>
              <w:spacing w:before="1" w:line="199" w:lineRule="exact"/>
              <w:ind w:left="105"/>
              <w:rPr>
                <w:sz w:val="18"/>
              </w:rPr>
            </w:pPr>
            <w:r>
              <w:rPr>
                <w:sz w:val="18"/>
              </w:rPr>
              <w:t>Managing Noise &amp; Preventing Hearing Loss at Work-20</w:t>
            </w:r>
            <w:r w:rsidR="00392C38">
              <w:rPr>
                <w:sz w:val="18"/>
              </w:rPr>
              <w:t>20</w:t>
            </w:r>
          </w:p>
        </w:tc>
        <w:tc>
          <w:tcPr>
            <w:tcW w:w="4670" w:type="dxa"/>
          </w:tcPr>
          <w:p w14:paraId="6F9A8861" w14:textId="13426B63" w:rsidR="00D9275E" w:rsidRDefault="00F47135">
            <w:pPr>
              <w:pStyle w:val="TableParagraph"/>
              <w:spacing w:before="1" w:line="199" w:lineRule="exact"/>
              <w:ind w:left="105"/>
              <w:rPr>
                <w:sz w:val="18"/>
              </w:rPr>
            </w:pPr>
            <w:r>
              <w:rPr>
                <w:sz w:val="18"/>
              </w:rPr>
              <w:t>Managing Risks of Plant in the Workplace - 201</w:t>
            </w:r>
            <w:r w:rsidR="00875572">
              <w:rPr>
                <w:sz w:val="18"/>
              </w:rPr>
              <w:t>8</w:t>
            </w:r>
          </w:p>
        </w:tc>
      </w:tr>
      <w:tr w:rsidR="00D9275E" w14:paraId="5C46E596" w14:textId="77777777">
        <w:trPr>
          <w:trHeight w:val="215"/>
        </w:trPr>
        <w:tc>
          <w:tcPr>
            <w:tcW w:w="2237" w:type="dxa"/>
          </w:tcPr>
          <w:p w14:paraId="37CCDDD6" w14:textId="2D11FDC5" w:rsidR="00D9275E" w:rsidRDefault="00F47135">
            <w:pPr>
              <w:pStyle w:val="TableParagraph"/>
              <w:spacing w:line="196" w:lineRule="exact"/>
              <w:rPr>
                <w:sz w:val="18"/>
              </w:rPr>
            </w:pPr>
            <w:r>
              <w:rPr>
                <w:sz w:val="18"/>
              </w:rPr>
              <w:t>Construction Work - 20</w:t>
            </w:r>
            <w:r w:rsidR="00392C38">
              <w:rPr>
                <w:sz w:val="18"/>
              </w:rPr>
              <w:t>20</w:t>
            </w:r>
          </w:p>
        </w:tc>
        <w:tc>
          <w:tcPr>
            <w:tcW w:w="3120" w:type="dxa"/>
          </w:tcPr>
          <w:p w14:paraId="49672106" w14:textId="171FB341" w:rsidR="00D9275E" w:rsidRDefault="00F47135">
            <w:pPr>
              <w:pStyle w:val="TableParagraph"/>
              <w:spacing w:line="196" w:lineRule="exact"/>
              <w:ind w:left="109"/>
              <w:rPr>
                <w:sz w:val="18"/>
              </w:rPr>
            </w:pPr>
            <w:r>
              <w:rPr>
                <w:sz w:val="18"/>
              </w:rPr>
              <w:t>How to Manage WH&amp;S Risks - 201</w:t>
            </w:r>
            <w:r w:rsidR="00875572">
              <w:rPr>
                <w:sz w:val="18"/>
              </w:rPr>
              <w:t>8</w:t>
            </w:r>
          </w:p>
        </w:tc>
        <w:tc>
          <w:tcPr>
            <w:tcW w:w="4536" w:type="dxa"/>
          </w:tcPr>
          <w:p w14:paraId="146ACB8F" w14:textId="0A99FB78" w:rsidR="00D9275E" w:rsidRDefault="00F47135">
            <w:pPr>
              <w:pStyle w:val="TableParagraph"/>
              <w:spacing w:line="196" w:lineRule="exact"/>
              <w:ind w:left="105"/>
              <w:rPr>
                <w:sz w:val="18"/>
              </w:rPr>
            </w:pPr>
            <w:r>
              <w:rPr>
                <w:sz w:val="18"/>
              </w:rPr>
              <w:t>Managing Risk of Falls at Workplaces - 20</w:t>
            </w:r>
            <w:r w:rsidR="00392C38">
              <w:rPr>
                <w:sz w:val="18"/>
              </w:rPr>
              <w:t>20</w:t>
            </w:r>
          </w:p>
        </w:tc>
        <w:tc>
          <w:tcPr>
            <w:tcW w:w="4670" w:type="dxa"/>
          </w:tcPr>
          <w:p w14:paraId="600FE166" w14:textId="3B6A48AF" w:rsidR="00D9275E" w:rsidRDefault="00F47135">
            <w:pPr>
              <w:pStyle w:val="TableParagraph"/>
              <w:spacing w:line="196" w:lineRule="exact"/>
              <w:ind w:left="105"/>
              <w:rPr>
                <w:sz w:val="18"/>
              </w:rPr>
            </w:pPr>
            <w:r>
              <w:rPr>
                <w:sz w:val="18"/>
              </w:rPr>
              <w:t>Managing Electrical Risks in the Workplace -201</w:t>
            </w:r>
            <w:r w:rsidR="00392C38">
              <w:rPr>
                <w:sz w:val="18"/>
              </w:rPr>
              <w:t>9</w:t>
            </w:r>
          </w:p>
        </w:tc>
      </w:tr>
      <w:tr w:rsidR="00D9275E" w14:paraId="286744E6" w14:textId="77777777">
        <w:trPr>
          <w:trHeight w:val="220"/>
        </w:trPr>
        <w:tc>
          <w:tcPr>
            <w:tcW w:w="2237" w:type="dxa"/>
          </w:tcPr>
          <w:p w14:paraId="26E29C09" w14:textId="2A0BBF75" w:rsidR="00D9275E" w:rsidRDefault="00F47135">
            <w:pPr>
              <w:pStyle w:val="TableParagraph"/>
              <w:spacing w:before="1" w:line="199" w:lineRule="exact"/>
              <w:rPr>
                <w:sz w:val="18"/>
              </w:rPr>
            </w:pPr>
            <w:r>
              <w:rPr>
                <w:sz w:val="18"/>
              </w:rPr>
              <w:t>Excavation Work - 20</w:t>
            </w:r>
            <w:r w:rsidR="00392C38">
              <w:rPr>
                <w:sz w:val="18"/>
              </w:rPr>
              <w:t>20</w:t>
            </w:r>
          </w:p>
        </w:tc>
        <w:tc>
          <w:tcPr>
            <w:tcW w:w="3120" w:type="dxa"/>
          </w:tcPr>
          <w:p w14:paraId="5E88D85D" w14:textId="6221E65F" w:rsidR="00D9275E" w:rsidRDefault="00F47135">
            <w:pPr>
              <w:pStyle w:val="TableParagraph"/>
              <w:spacing w:before="1" w:line="199" w:lineRule="exact"/>
              <w:ind w:left="109"/>
              <w:rPr>
                <w:sz w:val="18"/>
              </w:rPr>
            </w:pPr>
            <w:r>
              <w:rPr>
                <w:sz w:val="18"/>
              </w:rPr>
              <w:t>First Aid in the Workplace - 201</w:t>
            </w:r>
            <w:r w:rsidR="00875572">
              <w:rPr>
                <w:sz w:val="18"/>
              </w:rPr>
              <w:t>8</w:t>
            </w:r>
          </w:p>
        </w:tc>
        <w:tc>
          <w:tcPr>
            <w:tcW w:w="4536" w:type="dxa"/>
          </w:tcPr>
          <w:p w14:paraId="42E1527C" w14:textId="3F1985A8" w:rsidR="00D9275E" w:rsidRDefault="00F47135">
            <w:pPr>
              <w:pStyle w:val="TableParagraph"/>
              <w:spacing w:before="1" w:line="199" w:lineRule="exact"/>
              <w:ind w:left="105"/>
              <w:rPr>
                <w:sz w:val="18"/>
              </w:rPr>
            </w:pPr>
            <w:r>
              <w:rPr>
                <w:sz w:val="18"/>
              </w:rPr>
              <w:t>Managing Work Environment &amp; Facilities - 20</w:t>
            </w:r>
            <w:r w:rsidR="00392C38">
              <w:rPr>
                <w:sz w:val="18"/>
              </w:rPr>
              <w:t>20</w:t>
            </w:r>
          </w:p>
        </w:tc>
        <w:tc>
          <w:tcPr>
            <w:tcW w:w="4670" w:type="dxa"/>
          </w:tcPr>
          <w:p w14:paraId="59262BB3" w14:textId="591635D8" w:rsidR="00D9275E" w:rsidRDefault="00F47135">
            <w:pPr>
              <w:pStyle w:val="TableParagraph"/>
              <w:spacing w:before="1" w:line="199" w:lineRule="exact"/>
              <w:ind w:left="105"/>
              <w:rPr>
                <w:sz w:val="18"/>
              </w:rPr>
            </w:pPr>
            <w:r>
              <w:rPr>
                <w:sz w:val="18"/>
              </w:rPr>
              <w:t>WHS Consultation Co-operation &amp; Co-ordination - 201</w:t>
            </w:r>
            <w:r w:rsidR="00875572">
              <w:rPr>
                <w:sz w:val="18"/>
              </w:rPr>
              <w:t>8</w:t>
            </w:r>
          </w:p>
        </w:tc>
      </w:tr>
      <w:tr w:rsidR="00D9275E" w14:paraId="4271EB3B" w14:textId="77777777">
        <w:trPr>
          <w:trHeight w:val="220"/>
        </w:trPr>
        <w:tc>
          <w:tcPr>
            <w:tcW w:w="2237" w:type="dxa"/>
          </w:tcPr>
          <w:p w14:paraId="1CCB015A" w14:textId="619D219E" w:rsidR="00D9275E" w:rsidRDefault="00F47135">
            <w:pPr>
              <w:pStyle w:val="TableParagraph"/>
              <w:spacing w:before="1" w:line="199" w:lineRule="exact"/>
              <w:rPr>
                <w:sz w:val="18"/>
              </w:rPr>
            </w:pPr>
            <w:r>
              <w:rPr>
                <w:sz w:val="18"/>
              </w:rPr>
              <w:t>Welding Processes - 20</w:t>
            </w:r>
            <w:r w:rsidR="00392C38">
              <w:rPr>
                <w:sz w:val="18"/>
              </w:rPr>
              <w:t>21</w:t>
            </w:r>
          </w:p>
        </w:tc>
        <w:tc>
          <w:tcPr>
            <w:tcW w:w="3120" w:type="dxa"/>
          </w:tcPr>
          <w:p w14:paraId="32FF8C59" w14:textId="6A9BA2A4" w:rsidR="00D9275E" w:rsidRDefault="00F47135">
            <w:pPr>
              <w:pStyle w:val="TableParagraph"/>
              <w:spacing w:before="1" w:line="199" w:lineRule="exact"/>
              <w:ind w:left="109"/>
              <w:rPr>
                <w:sz w:val="18"/>
              </w:rPr>
            </w:pPr>
            <w:r>
              <w:rPr>
                <w:sz w:val="18"/>
              </w:rPr>
              <w:t>How to Safely Remove Asbestos - 20</w:t>
            </w:r>
            <w:r w:rsidR="00392C38">
              <w:rPr>
                <w:sz w:val="18"/>
              </w:rPr>
              <w:t>20</w:t>
            </w:r>
          </w:p>
        </w:tc>
        <w:tc>
          <w:tcPr>
            <w:tcW w:w="4536" w:type="dxa"/>
          </w:tcPr>
          <w:p w14:paraId="10B80415" w14:textId="7E16CA08" w:rsidR="00D9275E" w:rsidRDefault="00F47135">
            <w:pPr>
              <w:pStyle w:val="TableParagraph"/>
              <w:spacing w:before="1" w:line="199" w:lineRule="exact"/>
              <w:ind w:left="105"/>
              <w:rPr>
                <w:sz w:val="18"/>
              </w:rPr>
            </w:pPr>
            <w:r>
              <w:rPr>
                <w:sz w:val="18"/>
              </w:rPr>
              <w:t>Managing Risk of Hazardous Chemicals - 201</w:t>
            </w:r>
            <w:r w:rsidR="00875572">
              <w:rPr>
                <w:sz w:val="18"/>
              </w:rPr>
              <w:t>8</w:t>
            </w:r>
          </w:p>
        </w:tc>
        <w:tc>
          <w:tcPr>
            <w:tcW w:w="4670" w:type="dxa"/>
          </w:tcPr>
          <w:p w14:paraId="7E81539F" w14:textId="13FC16A6" w:rsidR="00D9275E" w:rsidRDefault="00F47135">
            <w:pPr>
              <w:pStyle w:val="TableParagraph"/>
              <w:spacing w:before="1" w:line="199" w:lineRule="exact"/>
              <w:ind w:left="105"/>
              <w:rPr>
                <w:sz w:val="18"/>
              </w:rPr>
            </w:pPr>
            <w:r>
              <w:rPr>
                <w:sz w:val="18"/>
              </w:rPr>
              <w:t>Safe Design of Structures - 201</w:t>
            </w:r>
            <w:r w:rsidR="00875572">
              <w:rPr>
                <w:sz w:val="18"/>
              </w:rPr>
              <w:t>8</w:t>
            </w:r>
          </w:p>
        </w:tc>
      </w:tr>
      <w:tr w:rsidR="00C519BB" w14:paraId="7757A7ED" w14:textId="77777777">
        <w:trPr>
          <w:trHeight w:val="220"/>
        </w:trPr>
        <w:tc>
          <w:tcPr>
            <w:tcW w:w="2237" w:type="dxa"/>
          </w:tcPr>
          <w:p w14:paraId="0285C9E2" w14:textId="5B4F2963" w:rsidR="00C519BB" w:rsidRDefault="00C519BB">
            <w:pPr>
              <w:pStyle w:val="TableParagraph"/>
              <w:spacing w:before="1" w:line="199" w:lineRule="exact"/>
              <w:rPr>
                <w:sz w:val="18"/>
              </w:rPr>
            </w:pPr>
            <w:r>
              <w:rPr>
                <w:sz w:val="18"/>
              </w:rPr>
              <w:t>Austroads – Guide to TTM</w:t>
            </w:r>
          </w:p>
          <w:p w14:paraId="1CE72830" w14:textId="2D3C1C53" w:rsidR="00C519BB" w:rsidRDefault="00C519BB">
            <w:pPr>
              <w:pStyle w:val="TableParagraph"/>
              <w:spacing w:before="1" w:line="199" w:lineRule="exact"/>
              <w:rPr>
                <w:sz w:val="18"/>
              </w:rPr>
            </w:pPr>
            <w:r>
              <w:rPr>
                <w:sz w:val="18"/>
              </w:rPr>
              <w:t>Parts 1-10</w:t>
            </w:r>
          </w:p>
        </w:tc>
        <w:tc>
          <w:tcPr>
            <w:tcW w:w="3120" w:type="dxa"/>
          </w:tcPr>
          <w:p w14:paraId="6AFD8317" w14:textId="7BD0D75C" w:rsidR="00C519BB" w:rsidRDefault="00C519BB">
            <w:pPr>
              <w:pStyle w:val="TableParagraph"/>
              <w:spacing w:before="1" w:line="199" w:lineRule="exact"/>
              <w:ind w:left="109"/>
              <w:rPr>
                <w:sz w:val="18"/>
              </w:rPr>
            </w:pPr>
            <w:r>
              <w:rPr>
                <w:sz w:val="18"/>
              </w:rPr>
              <w:t>AS/NZS 1742.3 2019 - MUTCD Part 3</w:t>
            </w:r>
          </w:p>
        </w:tc>
        <w:tc>
          <w:tcPr>
            <w:tcW w:w="4536" w:type="dxa"/>
          </w:tcPr>
          <w:p w14:paraId="2213E630" w14:textId="77777777" w:rsidR="00C519BB" w:rsidRPr="00C519BB" w:rsidRDefault="00C519BB" w:rsidP="00C519BB">
            <w:pPr>
              <w:pStyle w:val="TableParagraph"/>
              <w:spacing w:before="1" w:line="199" w:lineRule="exact"/>
              <w:ind w:left="105"/>
              <w:rPr>
                <w:sz w:val="18"/>
              </w:rPr>
            </w:pPr>
            <w:r w:rsidRPr="00C519BB">
              <w:rPr>
                <w:sz w:val="18"/>
              </w:rPr>
              <w:t>Department of State Growth-Transport Traffic Control for</w:t>
            </w:r>
          </w:p>
          <w:p w14:paraId="1A9AF867" w14:textId="70727D1A" w:rsidR="00C519BB" w:rsidRDefault="00C519BB" w:rsidP="00C519BB">
            <w:pPr>
              <w:pStyle w:val="TableParagraph"/>
              <w:spacing w:before="1" w:line="199" w:lineRule="exact"/>
              <w:ind w:left="105"/>
              <w:rPr>
                <w:sz w:val="18"/>
              </w:rPr>
            </w:pPr>
            <w:r w:rsidRPr="00C519BB">
              <w:rPr>
                <w:sz w:val="18"/>
              </w:rPr>
              <w:t>Work on Roads-2020 guidance notes.</w:t>
            </w:r>
          </w:p>
        </w:tc>
        <w:tc>
          <w:tcPr>
            <w:tcW w:w="4670" w:type="dxa"/>
          </w:tcPr>
          <w:p w14:paraId="46384263" w14:textId="3602B37B" w:rsidR="00C519BB" w:rsidRDefault="00827A68">
            <w:pPr>
              <w:pStyle w:val="TableParagraph"/>
              <w:spacing w:before="1" w:line="199" w:lineRule="exact"/>
              <w:ind w:left="105"/>
              <w:rPr>
                <w:sz w:val="18"/>
              </w:rPr>
            </w:pPr>
            <w:r>
              <w:rPr>
                <w:sz w:val="18"/>
              </w:rPr>
              <w:t>Traffic Training Course Notes</w:t>
            </w:r>
          </w:p>
        </w:tc>
      </w:tr>
    </w:tbl>
    <w:p w14:paraId="275A02A3" w14:textId="77777777" w:rsidR="00D9275E" w:rsidRDefault="00D9275E">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D9275E" w14:paraId="55B9B9BC" w14:textId="77777777">
        <w:trPr>
          <w:trHeight w:val="268"/>
        </w:trPr>
        <w:tc>
          <w:tcPr>
            <w:tcW w:w="14563" w:type="dxa"/>
            <w:shd w:val="clear" w:color="auto" w:fill="DADADA"/>
          </w:tcPr>
          <w:p w14:paraId="4323F6A4" w14:textId="77777777" w:rsidR="00D9275E" w:rsidRDefault="00F47135">
            <w:pPr>
              <w:pStyle w:val="TableParagraph"/>
              <w:spacing w:before="1" w:line="247" w:lineRule="exact"/>
              <w:rPr>
                <w:b/>
              </w:rPr>
            </w:pPr>
            <w:r>
              <w:rPr>
                <w:b/>
              </w:rPr>
              <w:t>Plant &amp; Equipment for this activity</w:t>
            </w:r>
          </w:p>
        </w:tc>
      </w:tr>
      <w:tr w:rsidR="00D9275E" w14:paraId="5B344425" w14:textId="77777777">
        <w:trPr>
          <w:trHeight w:val="974"/>
        </w:trPr>
        <w:tc>
          <w:tcPr>
            <w:tcW w:w="14563" w:type="dxa"/>
          </w:tcPr>
          <w:p w14:paraId="51173810" w14:textId="77777777" w:rsidR="00D9275E" w:rsidRDefault="00F47135">
            <w:pPr>
              <w:pStyle w:val="TableParagraph"/>
              <w:numPr>
                <w:ilvl w:val="0"/>
                <w:numId w:val="2"/>
              </w:numPr>
              <w:tabs>
                <w:tab w:val="left" w:pos="279"/>
              </w:tabs>
              <w:spacing w:before="1" w:line="242" w:lineRule="exact"/>
              <w:rPr>
                <w:sz w:val="20"/>
              </w:rPr>
            </w:pPr>
            <w:r>
              <w:rPr>
                <w:sz w:val="20"/>
              </w:rPr>
              <w:t xml:space="preserve">All </w:t>
            </w:r>
            <w:proofErr w:type="gramStart"/>
            <w:r>
              <w:rPr>
                <w:sz w:val="20"/>
              </w:rPr>
              <w:t>plant is</w:t>
            </w:r>
            <w:proofErr w:type="gramEnd"/>
            <w:r>
              <w:rPr>
                <w:sz w:val="20"/>
              </w:rPr>
              <w:t xml:space="preserve"> inspected prior to sending out to</w:t>
            </w:r>
            <w:r>
              <w:rPr>
                <w:spacing w:val="-8"/>
                <w:sz w:val="20"/>
              </w:rPr>
              <w:t xml:space="preserve"> </w:t>
            </w:r>
            <w:r>
              <w:rPr>
                <w:sz w:val="20"/>
              </w:rPr>
              <w:t>site</w:t>
            </w:r>
          </w:p>
          <w:p w14:paraId="02CEA4B1" w14:textId="77777777" w:rsidR="00D9275E" w:rsidRDefault="00F47135">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4C90DCD6" w14:textId="77777777" w:rsidR="00D9275E" w:rsidRDefault="00F47135">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proofErr w:type="gramStart"/>
            <w:r>
              <w:rPr>
                <w:sz w:val="20"/>
              </w:rPr>
              <w:t>plant</w:t>
            </w:r>
            <w:proofErr w:type="gramEnd"/>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proofErr w:type="gramStart"/>
            <w:r>
              <w:rPr>
                <w:sz w:val="20"/>
              </w:rPr>
              <w:t>checklist</w:t>
            </w:r>
            <w:proofErr w:type="gramEnd"/>
            <w:r>
              <w:rPr>
                <w:spacing w:val="-3"/>
                <w:sz w:val="20"/>
              </w:rPr>
              <w:t xml:space="preserve"> </w:t>
            </w:r>
            <w:r>
              <w:rPr>
                <w:sz w:val="20"/>
              </w:rPr>
              <w:t>filled</w:t>
            </w:r>
            <w:r>
              <w:rPr>
                <w:spacing w:val="1"/>
                <w:sz w:val="20"/>
              </w:rPr>
              <w:t xml:space="preserve"> </w:t>
            </w:r>
            <w:r>
              <w:rPr>
                <w:sz w:val="20"/>
              </w:rPr>
              <w:t>out.</w:t>
            </w:r>
          </w:p>
          <w:p w14:paraId="6C74E2F8" w14:textId="77777777" w:rsidR="00D9275E" w:rsidRDefault="00F47135">
            <w:pPr>
              <w:pStyle w:val="TableParagraph"/>
              <w:numPr>
                <w:ilvl w:val="0"/>
                <w:numId w:val="2"/>
              </w:numPr>
              <w:tabs>
                <w:tab w:val="left" w:pos="279"/>
              </w:tabs>
              <w:spacing w:line="223" w:lineRule="exact"/>
              <w:rPr>
                <w:sz w:val="20"/>
              </w:rPr>
            </w:pPr>
            <w:r>
              <w:rPr>
                <w:sz w:val="20"/>
              </w:rPr>
              <w:t xml:space="preserve">Regular </w:t>
            </w:r>
            <w:proofErr w:type="gramStart"/>
            <w:r>
              <w:rPr>
                <w:sz w:val="20"/>
              </w:rPr>
              <w:t>servicing</w:t>
            </w:r>
            <w:proofErr w:type="gramEnd"/>
            <w:r>
              <w:rPr>
                <w:sz w:val="20"/>
              </w:rPr>
              <w:t xml:space="preserve"> at </w:t>
            </w:r>
            <w:r>
              <w:rPr>
                <w:spacing w:val="-3"/>
                <w:sz w:val="20"/>
              </w:rPr>
              <w:t xml:space="preserve">250hr </w:t>
            </w:r>
            <w:r>
              <w:rPr>
                <w:sz w:val="20"/>
              </w:rPr>
              <w:t xml:space="preserve">intervals or as per manufactures specifications. Service History </w:t>
            </w:r>
            <w:proofErr w:type="gramStart"/>
            <w:r>
              <w:rPr>
                <w:sz w:val="20"/>
              </w:rPr>
              <w:t>available</w:t>
            </w:r>
            <w:proofErr w:type="gramEnd"/>
            <w:r>
              <w:rPr>
                <w:sz w:val="20"/>
              </w:rPr>
              <w:t xml:space="preserve"> on request to </w:t>
            </w:r>
            <w:r>
              <w:rPr>
                <w:spacing w:val="-3"/>
                <w:sz w:val="20"/>
              </w:rPr>
              <w:t>the</w:t>
            </w:r>
            <w:r>
              <w:rPr>
                <w:spacing w:val="-9"/>
                <w:sz w:val="20"/>
              </w:rPr>
              <w:t xml:space="preserve"> </w:t>
            </w:r>
            <w:r>
              <w:rPr>
                <w:sz w:val="20"/>
              </w:rPr>
              <w:t>office.</w:t>
            </w:r>
          </w:p>
        </w:tc>
      </w:tr>
    </w:tbl>
    <w:p w14:paraId="7F27299C" w14:textId="77777777" w:rsidR="00D9275E" w:rsidRDefault="00D9275E">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D9275E" w14:paraId="35DFBA92" w14:textId="77777777">
        <w:trPr>
          <w:trHeight w:val="268"/>
        </w:trPr>
        <w:tc>
          <w:tcPr>
            <w:tcW w:w="14563" w:type="dxa"/>
            <w:shd w:val="clear" w:color="auto" w:fill="DADADA"/>
          </w:tcPr>
          <w:p w14:paraId="1C7454A3" w14:textId="77777777" w:rsidR="00D9275E" w:rsidRDefault="00F47135">
            <w:pPr>
              <w:pStyle w:val="TableParagraph"/>
              <w:spacing w:before="1" w:line="247" w:lineRule="exact"/>
              <w:rPr>
                <w:b/>
              </w:rPr>
            </w:pPr>
            <w:r>
              <w:rPr>
                <w:b/>
              </w:rPr>
              <w:t xml:space="preserve">List of </w:t>
            </w:r>
            <w:proofErr w:type="gramStart"/>
            <w:r>
              <w:rPr>
                <w:b/>
              </w:rPr>
              <w:t>plant</w:t>
            </w:r>
            <w:proofErr w:type="gramEnd"/>
            <w:r>
              <w:rPr>
                <w:b/>
              </w:rPr>
              <w:t xml:space="preserve"> for this Activity</w:t>
            </w:r>
          </w:p>
        </w:tc>
      </w:tr>
      <w:tr w:rsidR="00D9275E" w14:paraId="5C6350EB" w14:textId="77777777">
        <w:trPr>
          <w:trHeight w:val="263"/>
        </w:trPr>
        <w:tc>
          <w:tcPr>
            <w:tcW w:w="14563" w:type="dxa"/>
            <w:tcBorders>
              <w:bottom w:val="double" w:sz="1" w:space="0" w:color="000000"/>
            </w:tcBorders>
          </w:tcPr>
          <w:p w14:paraId="63054635" w14:textId="522F0654" w:rsidR="00D9275E" w:rsidRDefault="008B1B49">
            <w:pPr>
              <w:pStyle w:val="TableParagraph"/>
              <w:ind w:left="0"/>
              <w:rPr>
                <w:rFonts w:ascii="Times New Roman"/>
                <w:sz w:val="18"/>
              </w:rPr>
            </w:pPr>
            <w:r>
              <w:rPr>
                <w:rFonts w:ascii="Times New Roman"/>
                <w:sz w:val="18"/>
              </w:rPr>
              <w:t xml:space="preserve">Truck Mounted Attenuator </w:t>
            </w:r>
            <w:r>
              <w:rPr>
                <w:rFonts w:ascii="Times New Roman"/>
                <w:sz w:val="18"/>
              </w:rPr>
              <w:t>–</w:t>
            </w:r>
            <w:r>
              <w:rPr>
                <w:rFonts w:ascii="Times New Roman"/>
                <w:sz w:val="18"/>
              </w:rPr>
              <w:t xml:space="preserve"> </w:t>
            </w:r>
            <w:r>
              <w:rPr>
                <w:rFonts w:ascii="Times New Roman"/>
                <w:sz w:val="18"/>
              </w:rPr>
              <w:t>“</w:t>
            </w:r>
            <w:r>
              <w:rPr>
                <w:rFonts w:ascii="Times New Roman"/>
                <w:sz w:val="18"/>
              </w:rPr>
              <w:t>Blade</w:t>
            </w:r>
            <w:r>
              <w:rPr>
                <w:rFonts w:ascii="Times New Roman"/>
                <w:sz w:val="18"/>
              </w:rPr>
              <w:t>”</w:t>
            </w:r>
            <w:r>
              <w:rPr>
                <w:rFonts w:ascii="Times New Roman"/>
                <w:sz w:val="18"/>
              </w:rPr>
              <w:t xml:space="preserve"> Fuso Fighter </w:t>
            </w:r>
          </w:p>
        </w:tc>
      </w:tr>
      <w:tr w:rsidR="00D9275E" w14:paraId="2D42A1F3" w14:textId="77777777">
        <w:trPr>
          <w:trHeight w:val="263"/>
        </w:trPr>
        <w:tc>
          <w:tcPr>
            <w:tcW w:w="14563" w:type="dxa"/>
            <w:tcBorders>
              <w:top w:val="double" w:sz="1" w:space="0" w:color="000000"/>
            </w:tcBorders>
          </w:tcPr>
          <w:p w14:paraId="69243643" w14:textId="55E4889A" w:rsidR="00D9275E" w:rsidRDefault="00F47135">
            <w:pPr>
              <w:pStyle w:val="TableParagraph"/>
              <w:spacing w:before="20" w:line="223" w:lineRule="exact"/>
              <w:rPr>
                <w:b/>
                <w:sz w:val="20"/>
              </w:rPr>
            </w:pPr>
            <w:r>
              <w:rPr>
                <w:b/>
                <w:sz w:val="20"/>
              </w:rPr>
              <w:t>Engineering details/certificates/regulatory approvals/permits/electrical isolation (if applicable):</w:t>
            </w:r>
            <w:r w:rsidR="000223FA">
              <w:rPr>
                <w:b/>
                <w:sz w:val="20"/>
              </w:rPr>
              <w:t xml:space="preserve"> N/A</w:t>
            </w:r>
          </w:p>
        </w:tc>
      </w:tr>
    </w:tbl>
    <w:p w14:paraId="704BB98C" w14:textId="77777777" w:rsidR="00D9275E" w:rsidRDefault="00D9275E">
      <w:pPr>
        <w:spacing w:line="223" w:lineRule="exact"/>
        <w:rPr>
          <w:sz w:val="20"/>
        </w:rPr>
        <w:sectPr w:rsidR="00D9275E">
          <w:pgSz w:w="16840" w:h="11910" w:orient="landscape"/>
          <w:pgMar w:top="1720" w:right="920" w:bottom="880" w:left="900" w:header="781" w:footer="695" w:gutter="0"/>
          <w:cols w:space="720"/>
        </w:sectPr>
      </w:pPr>
    </w:p>
    <w:p w14:paraId="241A1AA2" w14:textId="77777777" w:rsidR="00D9275E" w:rsidRDefault="00F47135">
      <w:pPr>
        <w:ind w:left="5768" w:right="5750"/>
        <w:jc w:val="center"/>
        <w:rPr>
          <w:b/>
          <w:sz w:val="32"/>
        </w:rPr>
      </w:pPr>
      <w:r>
        <w:rPr>
          <w:b/>
          <w:sz w:val="32"/>
          <w:u w:val="single"/>
        </w:rPr>
        <w:lastRenderedPageBreak/>
        <w:t>WORK ACTIVITY BRIEFING</w:t>
      </w:r>
    </w:p>
    <w:p w14:paraId="187C8C8D" w14:textId="77777777" w:rsidR="00D9275E" w:rsidRDefault="00F47135">
      <w:pPr>
        <w:pStyle w:val="Heading2"/>
        <w:spacing w:before="7"/>
        <w:ind w:left="232"/>
      </w:pPr>
      <w:r>
        <w:t>Implementation, Monitoring and Review of SWMS</w:t>
      </w:r>
    </w:p>
    <w:p w14:paraId="7D28AC93" w14:textId="77777777" w:rsidR="00D9275E" w:rsidRDefault="00F47135">
      <w:pPr>
        <w:pStyle w:val="BodyText"/>
        <w:spacing w:line="266" w:lineRule="exact"/>
        <w:ind w:left="232"/>
      </w:pPr>
      <w:r>
        <w:t>The Supervisor on site has the responsibility to:</w:t>
      </w:r>
    </w:p>
    <w:p w14:paraId="1C717BD1" w14:textId="77777777" w:rsidR="00D9275E" w:rsidRDefault="00F47135">
      <w:pPr>
        <w:pStyle w:val="ListParagraph"/>
        <w:numPr>
          <w:ilvl w:val="0"/>
          <w:numId w:val="1"/>
        </w:numPr>
        <w:tabs>
          <w:tab w:val="left" w:pos="952"/>
          <w:tab w:val="left" w:pos="953"/>
        </w:tabs>
        <w:spacing w:before="1"/>
        <w:ind w:hanging="360"/>
      </w:pPr>
      <w:r>
        <w:t>Brief each team member on this SWMS before commencing</w:t>
      </w:r>
      <w:r>
        <w:rPr>
          <w:spacing w:val="-20"/>
        </w:rPr>
        <w:t xml:space="preserve"> </w:t>
      </w:r>
      <w:r>
        <w:t>work.</w:t>
      </w:r>
    </w:p>
    <w:p w14:paraId="48A7B081" w14:textId="77777777" w:rsidR="00D9275E" w:rsidRDefault="00F47135">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proofErr w:type="gramStart"/>
      <w:r>
        <w:t>works</w:t>
      </w:r>
      <w:proofErr w:type="gramEnd"/>
      <w:r>
        <w:t>.</w:t>
      </w:r>
    </w:p>
    <w:p w14:paraId="642B2BD0" w14:textId="77777777" w:rsidR="00D9275E" w:rsidRDefault="00F47135">
      <w:pPr>
        <w:pStyle w:val="ListParagraph"/>
        <w:numPr>
          <w:ilvl w:val="0"/>
          <w:numId w:val="1"/>
        </w:numPr>
        <w:tabs>
          <w:tab w:val="left" w:pos="952"/>
          <w:tab w:val="left" w:pos="954"/>
        </w:tabs>
        <w:ind w:left="953"/>
      </w:pPr>
      <w:r>
        <w:t>Observe work being carried</w:t>
      </w:r>
      <w:r>
        <w:rPr>
          <w:spacing w:val="-9"/>
        </w:rPr>
        <w:t xml:space="preserve"> </w:t>
      </w:r>
      <w:r>
        <w:t>out.</w:t>
      </w:r>
    </w:p>
    <w:p w14:paraId="673CBA6E" w14:textId="77777777" w:rsidR="00D9275E" w:rsidRDefault="00F47135">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1FC8EF12" w14:textId="77777777" w:rsidR="00D9275E" w:rsidRDefault="00F47135">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7A884899" w14:textId="77777777" w:rsidR="00D9275E" w:rsidRDefault="00F47135">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59560539" w14:textId="77777777" w:rsidR="00D9275E" w:rsidRDefault="00F47135">
      <w:pPr>
        <w:pStyle w:val="ListParagraph"/>
        <w:numPr>
          <w:ilvl w:val="0"/>
          <w:numId w:val="1"/>
        </w:numPr>
        <w:tabs>
          <w:tab w:val="left" w:pos="953"/>
          <w:tab w:val="left" w:pos="954"/>
        </w:tabs>
        <w:ind w:left="953" w:hanging="360"/>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6"/>
        </w:rPr>
        <w:t xml:space="preserve"> </w:t>
      </w:r>
      <w:r>
        <w:t>understood.</w:t>
      </w:r>
    </w:p>
    <w:p w14:paraId="54134E6C" w14:textId="77777777" w:rsidR="00D9275E" w:rsidRDefault="00F47135">
      <w:pPr>
        <w:spacing w:before="197"/>
        <w:ind w:left="698"/>
        <w:rPr>
          <w:b/>
          <w:sz w:val="26"/>
        </w:rPr>
      </w:pPr>
      <w:bookmarkStart w:id="1" w:name="SWMS_attendance_sheet_—_I_have_been_give"/>
      <w:bookmarkEnd w:id="1"/>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D9275E" w14:paraId="243E1CA1" w14:textId="77777777">
        <w:trPr>
          <w:trHeight w:val="292"/>
        </w:trPr>
        <w:tc>
          <w:tcPr>
            <w:tcW w:w="3830" w:type="dxa"/>
            <w:shd w:val="clear" w:color="auto" w:fill="F2F2F2"/>
          </w:tcPr>
          <w:p w14:paraId="03B46299" w14:textId="77777777" w:rsidR="00D9275E" w:rsidRDefault="00F47135">
            <w:pPr>
              <w:pStyle w:val="TableParagraph"/>
              <w:spacing w:line="273" w:lineRule="exact"/>
              <w:ind w:left="112"/>
              <w:rPr>
                <w:b/>
                <w:sz w:val="24"/>
              </w:rPr>
            </w:pPr>
            <w:r>
              <w:rPr>
                <w:b/>
                <w:sz w:val="24"/>
              </w:rPr>
              <w:t>Name (please print clearly)</w:t>
            </w:r>
          </w:p>
        </w:tc>
        <w:tc>
          <w:tcPr>
            <w:tcW w:w="4108" w:type="dxa"/>
            <w:shd w:val="clear" w:color="auto" w:fill="F2F2F2"/>
          </w:tcPr>
          <w:p w14:paraId="3A37477F" w14:textId="77777777" w:rsidR="00D9275E" w:rsidRDefault="00F47135">
            <w:pPr>
              <w:pStyle w:val="TableParagraph"/>
              <w:spacing w:line="273" w:lineRule="exact"/>
              <w:ind w:left="108"/>
              <w:rPr>
                <w:b/>
                <w:sz w:val="24"/>
              </w:rPr>
            </w:pPr>
            <w:r>
              <w:rPr>
                <w:b/>
                <w:sz w:val="24"/>
              </w:rPr>
              <w:t>Signature</w:t>
            </w:r>
          </w:p>
        </w:tc>
        <w:tc>
          <w:tcPr>
            <w:tcW w:w="4108" w:type="dxa"/>
            <w:shd w:val="clear" w:color="auto" w:fill="F2F2F2"/>
          </w:tcPr>
          <w:p w14:paraId="75BEAAA6" w14:textId="77777777" w:rsidR="00D9275E" w:rsidRDefault="00F47135">
            <w:pPr>
              <w:pStyle w:val="TableParagraph"/>
              <w:spacing w:line="273" w:lineRule="exact"/>
              <w:ind w:left="113"/>
              <w:rPr>
                <w:b/>
                <w:sz w:val="24"/>
              </w:rPr>
            </w:pPr>
            <w:r>
              <w:rPr>
                <w:b/>
                <w:sz w:val="24"/>
              </w:rPr>
              <w:t>Company</w:t>
            </w:r>
          </w:p>
        </w:tc>
        <w:tc>
          <w:tcPr>
            <w:tcW w:w="2553" w:type="dxa"/>
            <w:shd w:val="clear" w:color="auto" w:fill="F2F2F2"/>
          </w:tcPr>
          <w:p w14:paraId="2EA5A881" w14:textId="77777777" w:rsidR="00D9275E" w:rsidRDefault="00F47135">
            <w:pPr>
              <w:pStyle w:val="TableParagraph"/>
              <w:spacing w:line="273" w:lineRule="exact"/>
              <w:ind w:left="114"/>
              <w:rPr>
                <w:b/>
                <w:sz w:val="24"/>
              </w:rPr>
            </w:pPr>
            <w:r>
              <w:rPr>
                <w:b/>
                <w:sz w:val="24"/>
              </w:rPr>
              <w:t>Date</w:t>
            </w:r>
          </w:p>
        </w:tc>
      </w:tr>
      <w:tr w:rsidR="00D9275E" w14:paraId="00BC4019" w14:textId="77777777">
        <w:trPr>
          <w:trHeight w:val="455"/>
        </w:trPr>
        <w:tc>
          <w:tcPr>
            <w:tcW w:w="3830" w:type="dxa"/>
          </w:tcPr>
          <w:p w14:paraId="7DDD1610" w14:textId="77777777" w:rsidR="00D9275E" w:rsidRDefault="00D9275E">
            <w:pPr>
              <w:pStyle w:val="TableParagraph"/>
              <w:ind w:left="0"/>
              <w:rPr>
                <w:rFonts w:ascii="Times New Roman"/>
              </w:rPr>
            </w:pPr>
          </w:p>
        </w:tc>
        <w:tc>
          <w:tcPr>
            <w:tcW w:w="4108" w:type="dxa"/>
          </w:tcPr>
          <w:p w14:paraId="25A47241" w14:textId="77777777" w:rsidR="00D9275E" w:rsidRDefault="00D9275E">
            <w:pPr>
              <w:pStyle w:val="TableParagraph"/>
              <w:ind w:left="0"/>
              <w:rPr>
                <w:rFonts w:ascii="Times New Roman"/>
              </w:rPr>
            </w:pPr>
          </w:p>
        </w:tc>
        <w:tc>
          <w:tcPr>
            <w:tcW w:w="4108" w:type="dxa"/>
          </w:tcPr>
          <w:p w14:paraId="30BFE6A1" w14:textId="77777777" w:rsidR="00D9275E" w:rsidRDefault="00D9275E">
            <w:pPr>
              <w:pStyle w:val="TableParagraph"/>
              <w:ind w:left="0"/>
              <w:rPr>
                <w:rFonts w:ascii="Times New Roman"/>
              </w:rPr>
            </w:pPr>
          </w:p>
        </w:tc>
        <w:tc>
          <w:tcPr>
            <w:tcW w:w="2553" w:type="dxa"/>
          </w:tcPr>
          <w:p w14:paraId="4CFF7F1C" w14:textId="77777777" w:rsidR="00D9275E" w:rsidRDefault="00D9275E">
            <w:pPr>
              <w:pStyle w:val="TableParagraph"/>
              <w:ind w:left="0"/>
              <w:rPr>
                <w:rFonts w:ascii="Times New Roman"/>
              </w:rPr>
            </w:pPr>
          </w:p>
        </w:tc>
      </w:tr>
      <w:tr w:rsidR="00D9275E" w14:paraId="584C8EB9" w14:textId="77777777">
        <w:trPr>
          <w:trHeight w:val="450"/>
        </w:trPr>
        <w:tc>
          <w:tcPr>
            <w:tcW w:w="3830" w:type="dxa"/>
          </w:tcPr>
          <w:p w14:paraId="50F3BA46" w14:textId="77777777" w:rsidR="00D9275E" w:rsidRDefault="00D9275E">
            <w:pPr>
              <w:pStyle w:val="TableParagraph"/>
              <w:ind w:left="0"/>
              <w:rPr>
                <w:rFonts w:ascii="Times New Roman"/>
              </w:rPr>
            </w:pPr>
          </w:p>
        </w:tc>
        <w:tc>
          <w:tcPr>
            <w:tcW w:w="4108" w:type="dxa"/>
          </w:tcPr>
          <w:p w14:paraId="313DFC4E" w14:textId="77777777" w:rsidR="00D9275E" w:rsidRDefault="00D9275E">
            <w:pPr>
              <w:pStyle w:val="TableParagraph"/>
              <w:ind w:left="0"/>
              <w:rPr>
                <w:rFonts w:ascii="Times New Roman"/>
              </w:rPr>
            </w:pPr>
          </w:p>
        </w:tc>
        <w:tc>
          <w:tcPr>
            <w:tcW w:w="4108" w:type="dxa"/>
          </w:tcPr>
          <w:p w14:paraId="3204F85B" w14:textId="77777777" w:rsidR="00D9275E" w:rsidRDefault="00D9275E">
            <w:pPr>
              <w:pStyle w:val="TableParagraph"/>
              <w:ind w:left="0"/>
              <w:rPr>
                <w:rFonts w:ascii="Times New Roman"/>
              </w:rPr>
            </w:pPr>
          </w:p>
        </w:tc>
        <w:tc>
          <w:tcPr>
            <w:tcW w:w="2553" w:type="dxa"/>
          </w:tcPr>
          <w:p w14:paraId="03B8817F" w14:textId="77777777" w:rsidR="00D9275E" w:rsidRDefault="00D9275E">
            <w:pPr>
              <w:pStyle w:val="TableParagraph"/>
              <w:ind w:left="0"/>
              <w:rPr>
                <w:rFonts w:ascii="Times New Roman"/>
              </w:rPr>
            </w:pPr>
          </w:p>
        </w:tc>
      </w:tr>
      <w:tr w:rsidR="00D9275E" w14:paraId="1F540AB4" w14:textId="77777777">
        <w:trPr>
          <w:trHeight w:val="455"/>
        </w:trPr>
        <w:tc>
          <w:tcPr>
            <w:tcW w:w="3830" w:type="dxa"/>
          </w:tcPr>
          <w:p w14:paraId="0C0C21C8" w14:textId="77777777" w:rsidR="00D9275E" w:rsidRDefault="00D9275E">
            <w:pPr>
              <w:pStyle w:val="TableParagraph"/>
              <w:ind w:left="0"/>
              <w:rPr>
                <w:rFonts w:ascii="Times New Roman"/>
              </w:rPr>
            </w:pPr>
          </w:p>
        </w:tc>
        <w:tc>
          <w:tcPr>
            <w:tcW w:w="4108" w:type="dxa"/>
          </w:tcPr>
          <w:p w14:paraId="4878AF93" w14:textId="77777777" w:rsidR="00D9275E" w:rsidRDefault="00D9275E">
            <w:pPr>
              <w:pStyle w:val="TableParagraph"/>
              <w:ind w:left="0"/>
              <w:rPr>
                <w:rFonts w:ascii="Times New Roman"/>
              </w:rPr>
            </w:pPr>
          </w:p>
        </w:tc>
        <w:tc>
          <w:tcPr>
            <w:tcW w:w="4108" w:type="dxa"/>
          </w:tcPr>
          <w:p w14:paraId="58F483E6" w14:textId="77777777" w:rsidR="00D9275E" w:rsidRDefault="00D9275E">
            <w:pPr>
              <w:pStyle w:val="TableParagraph"/>
              <w:ind w:left="0"/>
              <w:rPr>
                <w:rFonts w:ascii="Times New Roman"/>
              </w:rPr>
            </w:pPr>
          </w:p>
        </w:tc>
        <w:tc>
          <w:tcPr>
            <w:tcW w:w="2553" w:type="dxa"/>
          </w:tcPr>
          <w:p w14:paraId="3775052B" w14:textId="77777777" w:rsidR="00D9275E" w:rsidRDefault="00D9275E">
            <w:pPr>
              <w:pStyle w:val="TableParagraph"/>
              <w:ind w:left="0"/>
              <w:rPr>
                <w:rFonts w:ascii="Times New Roman"/>
              </w:rPr>
            </w:pPr>
          </w:p>
        </w:tc>
      </w:tr>
      <w:tr w:rsidR="00D9275E" w14:paraId="6AABE54A" w14:textId="77777777">
        <w:trPr>
          <w:trHeight w:val="455"/>
        </w:trPr>
        <w:tc>
          <w:tcPr>
            <w:tcW w:w="3830" w:type="dxa"/>
          </w:tcPr>
          <w:p w14:paraId="762B6B30" w14:textId="77777777" w:rsidR="00D9275E" w:rsidRDefault="00D9275E">
            <w:pPr>
              <w:pStyle w:val="TableParagraph"/>
              <w:ind w:left="0"/>
              <w:rPr>
                <w:rFonts w:ascii="Times New Roman"/>
              </w:rPr>
            </w:pPr>
          </w:p>
        </w:tc>
        <w:tc>
          <w:tcPr>
            <w:tcW w:w="4108" w:type="dxa"/>
          </w:tcPr>
          <w:p w14:paraId="7ABBFB6F" w14:textId="77777777" w:rsidR="00D9275E" w:rsidRDefault="00D9275E">
            <w:pPr>
              <w:pStyle w:val="TableParagraph"/>
              <w:ind w:left="0"/>
              <w:rPr>
                <w:rFonts w:ascii="Times New Roman"/>
              </w:rPr>
            </w:pPr>
          </w:p>
        </w:tc>
        <w:tc>
          <w:tcPr>
            <w:tcW w:w="4108" w:type="dxa"/>
          </w:tcPr>
          <w:p w14:paraId="18A9B9DA" w14:textId="77777777" w:rsidR="00D9275E" w:rsidRDefault="00D9275E">
            <w:pPr>
              <w:pStyle w:val="TableParagraph"/>
              <w:ind w:left="0"/>
              <w:rPr>
                <w:rFonts w:ascii="Times New Roman"/>
              </w:rPr>
            </w:pPr>
          </w:p>
        </w:tc>
        <w:tc>
          <w:tcPr>
            <w:tcW w:w="2553" w:type="dxa"/>
          </w:tcPr>
          <w:p w14:paraId="424BA2A8" w14:textId="77777777" w:rsidR="00D9275E" w:rsidRDefault="00D9275E">
            <w:pPr>
              <w:pStyle w:val="TableParagraph"/>
              <w:ind w:left="0"/>
              <w:rPr>
                <w:rFonts w:ascii="Times New Roman"/>
              </w:rPr>
            </w:pPr>
          </w:p>
        </w:tc>
      </w:tr>
      <w:tr w:rsidR="00D9275E" w14:paraId="7DC252EE" w14:textId="77777777">
        <w:trPr>
          <w:trHeight w:val="450"/>
        </w:trPr>
        <w:tc>
          <w:tcPr>
            <w:tcW w:w="3830" w:type="dxa"/>
          </w:tcPr>
          <w:p w14:paraId="5F88350D" w14:textId="77777777" w:rsidR="00D9275E" w:rsidRDefault="00D9275E">
            <w:pPr>
              <w:pStyle w:val="TableParagraph"/>
              <w:ind w:left="0"/>
              <w:rPr>
                <w:rFonts w:ascii="Times New Roman"/>
              </w:rPr>
            </w:pPr>
          </w:p>
        </w:tc>
        <w:tc>
          <w:tcPr>
            <w:tcW w:w="4108" w:type="dxa"/>
          </w:tcPr>
          <w:p w14:paraId="07682684" w14:textId="77777777" w:rsidR="00D9275E" w:rsidRDefault="00D9275E">
            <w:pPr>
              <w:pStyle w:val="TableParagraph"/>
              <w:ind w:left="0"/>
              <w:rPr>
                <w:rFonts w:ascii="Times New Roman"/>
              </w:rPr>
            </w:pPr>
          </w:p>
        </w:tc>
        <w:tc>
          <w:tcPr>
            <w:tcW w:w="4108" w:type="dxa"/>
          </w:tcPr>
          <w:p w14:paraId="419A53EB" w14:textId="77777777" w:rsidR="00D9275E" w:rsidRDefault="00D9275E">
            <w:pPr>
              <w:pStyle w:val="TableParagraph"/>
              <w:ind w:left="0"/>
              <w:rPr>
                <w:rFonts w:ascii="Times New Roman"/>
              </w:rPr>
            </w:pPr>
          </w:p>
        </w:tc>
        <w:tc>
          <w:tcPr>
            <w:tcW w:w="2553" w:type="dxa"/>
          </w:tcPr>
          <w:p w14:paraId="58924087" w14:textId="77777777" w:rsidR="00D9275E" w:rsidRDefault="00D9275E">
            <w:pPr>
              <w:pStyle w:val="TableParagraph"/>
              <w:ind w:left="0"/>
              <w:rPr>
                <w:rFonts w:ascii="Times New Roman"/>
              </w:rPr>
            </w:pPr>
          </w:p>
        </w:tc>
      </w:tr>
      <w:tr w:rsidR="00D9275E" w14:paraId="39D3B6AA" w14:textId="77777777">
        <w:trPr>
          <w:trHeight w:val="455"/>
        </w:trPr>
        <w:tc>
          <w:tcPr>
            <w:tcW w:w="3830" w:type="dxa"/>
          </w:tcPr>
          <w:p w14:paraId="22F47723" w14:textId="77777777" w:rsidR="00D9275E" w:rsidRDefault="00D9275E">
            <w:pPr>
              <w:pStyle w:val="TableParagraph"/>
              <w:ind w:left="0"/>
              <w:rPr>
                <w:rFonts w:ascii="Times New Roman"/>
              </w:rPr>
            </w:pPr>
          </w:p>
        </w:tc>
        <w:tc>
          <w:tcPr>
            <w:tcW w:w="4108" w:type="dxa"/>
          </w:tcPr>
          <w:p w14:paraId="178B4B2A" w14:textId="77777777" w:rsidR="00D9275E" w:rsidRDefault="00D9275E">
            <w:pPr>
              <w:pStyle w:val="TableParagraph"/>
              <w:ind w:left="0"/>
              <w:rPr>
                <w:rFonts w:ascii="Times New Roman"/>
              </w:rPr>
            </w:pPr>
          </w:p>
        </w:tc>
        <w:tc>
          <w:tcPr>
            <w:tcW w:w="4108" w:type="dxa"/>
          </w:tcPr>
          <w:p w14:paraId="55CF4EBE" w14:textId="77777777" w:rsidR="00D9275E" w:rsidRDefault="00D9275E">
            <w:pPr>
              <w:pStyle w:val="TableParagraph"/>
              <w:ind w:left="0"/>
              <w:rPr>
                <w:rFonts w:ascii="Times New Roman"/>
              </w:rPr>
            </w:pPr>
          </w:p>
        </w:tc>
        <w:tc>
          <w:tcPr>
            <w:tcW w:w="2553" w:type="dxa"/>
          </w:tcPr>
          <w:p w14:paraId="0D0CA99D" w14:textId="77777777" w:rsidR="00D9275E" w:rsidRDefault="00D9275E">
            <w:pPr>
              <w:pStyle w:val="TableParagraph"/>
              <w:ind w:left="0"/>
              <w:rPr>
                <w:rFonts w:ascii="Times New Roman"/>
              </w:rPr>
            </w:pPr>
          </w:p>
        </w:tc>
      </w:tr>
      <w:tr w:rsidR="00D9275E" w14:paraId="60E3975F" w14:textId="77777777">
        <w:trPr>
          <w:trHeight w:val="455"/>
        </w:trPr>
        <w:tc>
          <w:tcPr>
            <w:tcW w:w="3830" w:type="dxa"/>
          </w:tcPr>
          <w:p w14:paraId="0A136E4E" w14:textId="77777777" w:rsidR="00D9275E" w:rsidRDefault="00D9275E">
            <w:pPr>
              <w:pStyle w:val="TableParagraph"/>
              <w:ind w:left="0"/>
              <w:rPr>
                <w:rFonts w:ascii="Times New Roman"/>
              </w:rPr>
            </w:pPr>
          </w:p>
        </w:tc>
        <w:tc>
          <w:tcPr>
            <w:tcW w:w="4108" w:type="dxa"/>
          </w:tcPr>
          <w:p w14:paraId="267B51F2" w14:textId="77777777" w:rsidR="00D9275E" w:rsidRDefault="00D9275E">
            <w:pPr>
              <w:pStyle w:val="TableParagraph"/>
              <w:ind w:left="0"/>
              <w:rPr>
                <w:rFonts w:ascii="Times New Roman"/>
              </w:rPr>
            </w:pPr>
          </w:p>
        </w:tc>
        <w:tc>
          <w:tcPr>
            <w:tcW w:w="4108" w:type="dxa"/>
          </w:tcPr>
          <w:p w14:paraId="64037FD0" w14:textId="77777777" w:rsidR="00D9275E" w:rsidRDefault="00D9275E">
            <w:pPr>
              <w:pStyle w:val="TableParagraph"/>
              <w:ind w:left="0"/>
              <w:rPr>
                <w:rFonts w:ascii="Times New Roman"/>
              </w:rPr>
            </w:pPr>
          </w:p>
        </w:tc>
        <w:tc>
          <w:tcPr>
            <w:tcW w:w="2553" w:type="dxa"/>
          </w:tcPr>
          <w:p w14:paraId="754B32AA" w14:textId="77777777" w:rsidR="00D9275E" w:rsidRDefault="00D9275E">
            <w:pPr>
              <w:pStyle w:val="TableParagraph"/>
              <w:ind w:left="0"/>
              <w:rPr>
                <w:rFonts w:ascii="Times New Roman"/>
              </w:rPr>
            </w:pPr>
          </w:p>
        </w:tc>
      </w:tr>
      <w:tr w:rsidR="00D9275E" w14:paraId="273C56D7" w14:textId="77777777">
        <w:trPr>
          <w:trHeight w:val="451"/>
        </w:trPr>
        <w:tc>
          <w:tcPr>
            <w:tcW w:w="3830" w:type="dxa"/>
          </w:tcPr>
          <w:p w14:paraId="1632FBD8" w14:textId="77777777" w:rsidR="00D9275E" w:rsidRDefault="00D9275E">
            <w:pPr>
              <w:pStyle w:val="TableParagraph"/>
              <w:ind w:left="0"/>
              <w:rPr>
                <w:rFonts w:ascii="Times New Roman"/>
              </w:rPr>
            </w:pPr>
          </w:p>
        </w:tc>
        <w:tc>
          <w:tcPr>
            <w:tcW w:w="4108" w:type="dxa"/>
          </w:tcPr>
          <w:p w14:paraId="3CF44943" w14:textId="77777777" w:rsidR="00D9275E" w:rsidRDefault="00D9275E">
            <w:pPr>
              <w:pStyle w:val="TableParagraph"/>
              <w:ind w:left="0"/>
              <w:rPr>
                <w:rFonts w:ascii="Times New Roman"/>
              </w:rPr>
            </w:pPr>
          </w:p>
        </w:tc>
        <w:tc>
          <w:tcPr>
            <w:tcW w:w="4108" w:type="dxa"/>
          </w:tcPr>
          <w:p w14:paraId="02AB673C" w14:textId="77777777" w:rsidR="00D9275E" w:rsidRDefault="00D9275E">
            <w:pPr>
              <w:pStyle w:val="TableParagraph"/>
              <w:ind w:left="0"/>
              <w:rPr>
                <w:rFonts w:ascii="Times New Roman"/>
              </w:rPr>
            </w:pPr>
          </w:p>
        </w:tc>
        <w:tc>
          <w:tcPr>
            <w:tcW w:w="2553" w:type="dxa"/>
          </w:tcPr>
          <w:p w14:paraId="04A41EC0" w14:textId="77777777" w:rsidR="00D9275E" w:rsidRDefault="00D9275E">
            <w:pPr>
              <w:pStyle w:val="TableParagraph"/>
              <w:ind w:left="0"/>
              <w:rPr>
                <w:rFonts w:ascii="Times New Roman"/>
              </w:rPr>
            </w:pPr>
          </w:p>
        </w:tc>
      </w:tr>
      <w:tr w:rsidR="00D9275E" w14:paraId="66785A82" w14:textId="77777777">
        <w:trPr>
          <w:trHeight w:val="455"/>
        </w:trPr>
        <w:tc>
          <w:tcPr>
            <w:tcW w:w="3830" w:type="dxa"/>
          </w:tcPr>
          <w:p w14:paraId="50DC2B38" w14:textId="77777777" w:rsidR="00D9275E" w:rsidRDefault="00D9275E">
            <w:pPr>
              <w:pStyle w:val="TableParagraph"/>
              <w:ind w:left="0"/>
              <w:rPr>
                <w:rFonts w:ascii="Times New Roman"/>
              </w:rPr>
            </w:pPr>
          </w:p>
        </w:tc>
        <w:tc>
          <w:tcPr>
            <w:tcW w:w="4108" w:type="dxa"/>
          </w:tcPr>
          <w:p w14:paraId="2972EBFC" w14:textId="77777777" w:rsidR="00D9275E" w:rsidRDefault="00D9275E">
            <w:pPr>
              <w:pStyle w:val="TableParagraph"/>
              <w:ind w:left="0"/>
              <w:rPr>
                <w:rFonts w:ascii="Times New Roman"/>
              </w:rPr>
            </w:pPr>
          </w:p>
        </w:tc>
        <w:tc>
          <w:tcPr>
            <w:tcW w:w="4108" w:type="dxa"/>
          </w:tcPr>
          <w:p w14:paraId="38D3DC3E" w14:textId="77777777" w:rsidR="00D9275E" w:rsidRDefault="00D9275E">
            <w:pPr>
              <w:pStyle w:val="TableParagraph"/>
              <w:ind w:left="0"/>
              <w:rPr>
                <w:rFonts w:ascii="Times New Roman"/>
              </w:rPr>
            </w:pPr>
          </w:p>
        </w:tc>
        <w:tc>
          <w:tcPr>
            <w:tcW w:w="2553" w:type="dxa"/>
          </w:tcPr>
          <w:p w14:paraId="32B50B1E" w14:textId="77777777" w:rsidR="00D9275E" w:rsidRDefault="00D9275E">
            <w:pPr>
              <w:pStyle w:val="TableParagraph"/>
              <w:ind w:left="0"/>
              <w:rPr>
                <w:rFonts w:ascii="Times New Roman"/>
              </w:rPr>
            </w:pPr>
          </w:p>
        </w:tc>
      </w:tr>
      <w:tr w:rsidR="00D9275E" w14:paraId="3171A685" w14:textId="77777777">
        <w:trPr>
          <w:trHeight w:val="455"/>
        </w:trPr>
        <w:tc>
          <w:tcPr>
            <w:tcW w:w="3830" w:type="dxa"/>
          </w:tcPr>
          <w:p w14:paraId="32351A8C" w14:textId="77777777" w:rsidR="00D9275E" w:rsidRDefault="00D9275E">
            <w:pPr>
              <w:pStyle w:val="TableParagraph"/>
              <w:ind w:left="0"/>
              <w:rPr>
                <w:rFonts w:ascii="Times New Roman"/>
              </w:rPr>
            </w:pPr>
          </w:p>
        </w:tc>
        <w:tc>
          <w:tcPr>
            <w:tcW w:w="4108" w:type="dxa"/>
          </w:tcPr>
          <w:p w14:paraId="3A484739" w14:textId="77777777" w:rsidR="00D9275E" w:rsidRDefault="00D9275E">
            <w:pPr>
              <w:pStyle w:val="TableParagraph"/>
              <w:ind w:left="0"/>
              <w:rPr>
                <w:rFonts w:ascii="Times New Roman"/>
              </w:rPr>
            </w:pPr>
          </w:p>
        </w:tc>
        <w:tc>
          <w:tcPr>
            <w:tcW w:w="4108" w:type="dxa"/>
          </w:tcPr>
          <w:p w14:paraId="01E131CC" w14:textId="77777777" w:rsidR="00D9275E" w:rsidRDefault="00D9275E">
            <w:pPr>
              <w:pStyle w:val="TableParagraph"/>
              <w:ind w:left="0"/>
              <w:rPr>
                <w:rFonts w:ascii="Times New Roman"/>
              </w:rPr>
            </w:pPr>
          </w:p>
        </w:tc>
        <w:tc>
          <w:tcPr>
            <w:tcW w:w="2553" w:type="dxa"/>
          </w:tcPr>
          <w:p w14:paraId="37401BA7" w14:textId="77777777" w:rsidR="00D9275E" w:rsidRDefault="00D9275E">
            <w:pPr>
              <w:pStyle w:val="TableParagraph"/>
              <w:ind w:left="0"/>
              <w:rPr>
                <w:rFonts w:ascii="Times New Roman"/>
              </w:rPr>
            </w:pPr>
          </w:p>
        </w:tc>
      </w:tr>
    </w:tbl>
    <w:p w14:paraId="700E066B" w14:textId="64CF2159" w:rsidR="006E6AEF" w:rsidRDefault="00F47135">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0436392E" w14:textId="5D1E2869" w:rsidR="008F174D" w:rsidRPr="008F174D" w:rsidRDefault="008F174D" w:rsidP="008F174D">
      <w:pPr>
        <w:rPr>
          <w:b/>
          <w:sz w:val="21"/>
        </w:rPr>
      </w:pPr>
    </w:p>
    <w:sectPr w:rsidR="008F174D" w:rsidRPr="008F174D">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82BC" w14:textId="77777777" w:rsidR="00204BA5" w:rsidRDefault="00204BA5">
      <w:r>
        <w:separator/>
      </w:r>
    </w:p>
  </w:endnote>
  <w:endnote w:type="continuationSeparator" w:id="0">
    <w:p w14:paraId="04C96100" w14:textId="77777777" w:rsidR="00204BA5" w:rsidRDefault="0020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ECA0" w14:textId="4D0F778A" w:rsidR="00EA3550" w:rsidRDefault="008E6077">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6981EA57" wp14:editId="57597217">
              <wp:simplePos x="0" y="0"/>
              <wp:positionH relativeFrom="page">
                <wp:posOffset>704850</wp:posOffset>
              </wp:positionH>
              <wp:positionV relativeFrom="page">
                <wp:posOffset>7054850</wp:posOffset>
              </wp:positionV>
              <wp:extent cx="2565400" cy="292100"/>
              <wp:effectExtent l="0" t="0" r="6350" b="1270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118B0" w14:textId="5B95D0AE" w:rsidR="00EA3550" w:rsidRDefault="00EA3550">
                          <w:pPr>
                            <w:spacing w:line="205" w:lineRule="exact"/>
                            <w:ind w:left="20"/>
                            <w:rPr>
                              <w:sz w:val="18"/>
                            </w:rPr>
                          </w:pPr>
                          <w:r>
                            <w:rPr>
                              <w:sz w:val="18"/>
                            </w:rPr>
                            <w:t>SWMS</w:t>
                          </w:r>
                          <w:r w:rsidR="008E6077">
                            <w:rPr>
                              <w:sz w:val="18"/>
                            </w:rPr>
                            <w:t xml:space="preserve"> </w:t>
                          </w:r>
                          <w:r w:rsidR="0088736A">
                            <w:rPr>
                              <w:sz w:val="18"/>
                            </w:rPr>
                            <w:t>075</w:t>
                          </w:r>
                          <w:r>
                            <w:rPr>
                              <w:sz w:val="18"/>
                            </w:rPr>
                            <w:t xml:space="preserve">: </w:t>
                          </w:r>
                          <w:r w:rsidR="0088736A">
                            <w:rPr>
                              <w:sz w:val="18"/>
                            </w:rPr>
                            <w:t>Truck Mounted Attenuator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1EA57" id="_x0000_t202" coordsize="21600,21600" o:spt="202" path="m,l,21600r21600,l21600,xe">
              <v:stroke joinstyle="miter"/>
              <v:path gradientshapeok="t" o:connecttype="rect"/>
            </v:shapetype>
            <v:shape id="_x0000_s1030" type="#_x0000_t202" style="position:absolute;margin-left:55.5pt;margin-top:555.5pt;width:202pt;height: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" filled="f" stroked="f">
              <v:textbox inset="0,0,0,0">
                <w:txbxContent>
                  <w:p w14:paraId="3E9118B0" w14:textId="5B95D0AE" w:rsidR="00EA3550" w:rsidRDefault="00EA3550">
                    <w:pPr>
                      <w:spacing w:line="205" w:lineRule="exact"/>
                      <w:ind w:left="20"/>
                      <w:rPr>
                        <w:sz w:val="18"/>
                      </w:rPr>
                    </w:pPr>
                    <w:r>
                      <w:rPr>
                        <w:sz w:val="18"/>
                      </w:rPr>
                      <w:t>SWMS</w:t>
                    </w:r>
                    <w:r w:rsidR="008E6077">
                      <w:rPr>
                        <w:sz w:val="18"/>
                      </w:rPr>
                      <w:t xml:space="preserve"> </w:t>
                    </w:r>
                    <w:r w:rsidR="0088736A">
                      <w:rPr>
                        <w:sz w:val="18"/>
                      </w:rPr>
                      <w:t>075</w:t>
                    </w:r>
                    <w:r>
                      <w:rPr>
                        <w:sz w:val="18"/>
                      </w:rPr>
                      <w:t xml:space="preserve">: </w:t>
                    </w:r>
                    <w:r w:rsidR="0088736A">
                      <w:rPr>
                        <w:sz w:val="18"/>
                      </w:rPr>
                      <w:t>Truck Mounted Attenuator</w:t>
                    </w:r>
                  </w:p>
                </w:txbxContent>
              </v:textbox>
              <w10:wrap anchorx="page" anchory="page"/>
            </v:shape>
          </w:pict>
        </mc:Fallback>
      </mc:AlternateContent>
    </w:r>
    <w:r w:rsidR="00EA3550">
      <w:rPr>
        <w:noProof/>
      </w:rPr>
      <mc:AlternateContent>
        <mc:Choice Requires="wps">
          <w:drawing>
            <wp:anchor distT="0" distB="0" distL="114300" distR="114300" simplePos="0" relativeHeight="251657216" behindDoc="1" locked="0" layoutInCell="1" allowOverlap="1" wp14:anchorId="5A0459D5" wp14:editId="3B5EF67A">
              <wp:simplePos x="0" y="0"/>
              <wp:positionH relativeFrom="page">
                <wp:posOffset>5120640</wp:posOffset>
              </wp:positionH>
              <wp:positionV relativeFrom="page">
                <wp:posOffset>6981245</wp:posOffset>
              </wp:positionV>
              <wp:extent cx="1216550" cy="159026"/>
              <wp:effectExtent l="0" t="0" r="3175"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550"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32B20" w14:textId="65674BF6" w:rsidR="00EA3550" w:rsidRDefault="00EA3550">
                          <w:pPr>
                            <w:spacing w:line="205" w:lineRule="exact"/>
                            <w:ind w:left="20"/>
                            <w:rPr>
                              <w:sz w:val="18"/>
                            </w:rPr>
                          </w:pPr>
                          <w:r>
                            <w:rPr>
                              <w:sz w:val="18"/>
                            </w:rPr>
                            <w:t>© 20</w:t>
                          </w:r>
                          <w:r w:rsidR="006E6AEF">
                            <w:rPr>
                              <w:sz w:val="18"/>
                            </w:rPr>
                            <w:t>2</w:t>
                          </w:r>
                          <w:r w:rsidR="00444977">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459D5" id="_x0000_s1031" type="#_x0000_t202" style="position:absolute;margin-left:403.2pt;margin-top:549.7pt;width:95.8pt;height: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" filled="f" stroked="f">
              <v:textbox inset="0,0,0,0">
                <w:txbxContent>
                  <w:p w14:paraId="67132B20" w14:textId="65674BF6" w:rsidR="00EA3550" w:rsidRDefault="00EA3550">
                    <w:pPr>
                      <w:spacing w:line="205" w:lineRule="exact"/>
                      <w:ind w:left="20"/>
                      <w:rPr>
                        <w:sz w:val="18"/>
                      </w:rPr>
                    </w:pPr>
                    <w:r>
                      <w:rPr>
                        <w:sz w:val="18"/>
                      </w:rPr>
                      <w:t>© 20</w:t>
                    </w:r>
                    <w:r w:rsidR="006E6AEF">
                      <w:rPr>
                        <w:sz w:val="18"/>
                      </w:rPr>
                      <w:t>2</w:t>
                    </w:r>
                    <w:r w:rsidR="00444977">
                      <w:rPr>
                        <w:sz w:val="18"/>
                      </w:rPr>
                      <w:t>5</w:t>
                    </w:r>
                    <w:r>
                      <w:rPr>
                        <w:sz w:val="18"/>
                      </w:rPr>
                      <w:t xml:space="preserve"> Paneltec Group</w:t>
                    </w:r>
                  </w:p>
                </w:txbxContent>
              </v:textbox>
              <w10:wrap anchorx="page" anchory="page"/>
            </v:shape>
          </w:pict>
        </mc:Fallback>
      </mc:AlternateContent>
    </w:r>
    <w:r w:rsidR="00EA3550">
      <w:rPr>
        <w:noProof/>
      </w:rPr>
      <mc:AlternateContent>
        <mc:Choice Requires="wps">
          <w:drawing>
            <wp:anchor distT="0" distB="0" distL="114300" distR="114300" simplePos="0" relativeHeight="251658240" behindDoc="1" locked="0" layoutInCell="1" allowOverlap="1" wp14:anchorId="2746DB0C" wp14:editId="644E19C6">
              <wp:simplePos x="0" y="0"/>
              <wp:positionH relativeFrom="page">
                <wp:posOffset>8936355</wp:posOffset>
              </wp:positionH>
              <wp:positionV relativeFrom="page">
                <wp:posOffset>6981190</wp:posOffset>
              </wp:positionV>
              <wp:extent cx="656590" cy="141605"/>
              <wp:effectExtent l="1905" t="0" r="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2F1BD" w14:textId="0CC39C5F" w:rsidR="00EA3550" w:rsidRDefault="00EA3550">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w:t>
                          </w:r>
                          <w:r w:rsidR="006B3EC1">
                            <w:rPr>
                              <w:sz w:val="18"/>
                            </w:rPr>
                            <w:t>1</w:t>
                          </w:r>
                          <w:r w:rsidR="007E2867">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6DB0C" id="Text Box 1" o:spid="_x0000_s1032" type="#_x0000_t202" style="position:absolute;margin-left:703.65pt;margin-top:549.7pt;width:51.7pt;height:11.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" filled="f" stroked="f">
              <v:textbox inset="0,0,0,0">
                <w:txbxContent>
                  <w:p w14:paraId="7172F1BD" w14:textId="0CC39C5F" w:rsidR="00EA3550" w:rsidRDefault="00EA3550">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w:t>
                    </w:r>
                    <w:r w:rsidR="006B3EC1">
                      <w:rPr>
                        <w:sz w:val="18"/>
                      </w:rPr>
                      <w:t>1</w:t>
                    </w:r>
                    <w:r w:rsidR="007E2867">
                      <w:rPr>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7C6EE" w14:textId="77777777" w:rsidR="00204BA5" w:rsidRDefault="00204BA5">
      <w:r>
        <w:separator/>
      </w:r>
    </w:p>
  </w:footnote>
  <w:footnote w:type="continuationSeparator" w:id="0">
    <w:p w14:paraId="31A96D89" w14:textId="77777777" w:rsidR="00204BA5" w:rsidRDefault="00204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FF77" w14:textId="2A80D0F8" w:rsidR="00EA3550" w:rsidRDefault="006B1D8A">
    <w:pPr>
      <w:pStyle w:val="BodyText"/>
      <w:spacing w:line="14" w:lineRule="auto"/>
      <w:rPr>
        <w:sz w:val="20"/>
      </w:rPr>
    </w:pPr>
    <w:r>
      <w:rPr>
        <w:noProof/>
      </w:rPr>
      <mc:AlternateContent>
        <mc:Choice Requires="wps">
          <w:drawing>
            <wp:anchor distT="0" distB="0" distL="114300" distR="114300" simplePos="0" relativeHeight="251655168" behindDoc="1" locked="0" layoutInCell="1" allowOverlap="1" wp14:anchorId="5CB27013" wp14:editId="7253D6DB">
              <wp:simplePos x="0" y="0"/>
              <wp:positionH relativeFrom="page">
                <wp:posOffset>8350250</wp:posOffset>
              </wp:positionH>
              <wp:positionV relativeFrom="page">
                <wp:posOffset>730250</wp:posOffset>
              </wp:positionV>
              <wp:extent cx="1917700" cy="311150"/>
              <wp:effectExtent l="0" t="0" r="6350" b="1270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5F50" w14:textId="492E052A" w:rsidR="00EA3550" w:rsidRDefault="00EA3550">
                          <w:pPr>
                            <w:spacing w:line="387" w:lineRule="exact"/>
                            <w:ind w:left="20"/>
                            <w:rPr>
                              <w:b/>
                              <w:sz w:val="36"/>
                            </w:rPr>
                          </w:pPr>
                          <w:r>
                            <w:rPr>
                              <w:b/>
                              <w:sz w:val="36"/>
                            </w:rPr>
                            <w:t>SWMS-</w:t>
                          </w:r>
                          <w:r w:rsidR="006B1D8A">
                            <w:rPr>
                              <w:b/>
                              <w:sz w:val="36"/>
                            </w:rPr>
                            <w:t>0</w:t>
                          </w:r>
                          <w:r w:rsidR="0088736A">
                            <w:rPr>
                              <w:b/>
                              <w:sz w:val="36"/>
                            </w:rPr>
                            <w:t>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27013" id="_x0000_t202" coordsize="21600,21600" o:spt="202" path="m,l,21600r21600,l21600,xe">
              <v:stroke joinstyle="miter"/>
              <v:path gradientshapeok="t" o:connecttype="rect"/>
            </v:shapetype>
            <v:shape id="Text Box 4" o:spid="_x0000_s1028" type="#_x0000_t202" style="position:absolute;margin-left:657.5pt;margin-top:57.5pt;width:151pt;height:2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" filled="f" stroked="f">
              <v:textbox inset="0,0,0,0">
                <w:txbxContent>
                  <w:p w14:paraId="3E5D5F50" w14:textId="492E052A" w:rsidR="00EA3550" w:rsidRDefault="00EA3550">
                    <w:pPr>
                      <w:spacing w:line="387" w:lineRule="exact"/>
                      <w:ind w:left="20"/>
                      <w:rPr>
                        <w:b/>
                        <w:sz w:val="36"/>
                      </w:rPr>
                    </w:pPr>
                    <w:r>
                      <w:rPr>
                        <w:b/>
                        <w:sz w:val="36"/>
                      </w:rPr>
                      <w:t>SWMS-</w:t>
                    </w:r>
                    <w:r w:rsidR="006B1D8A">
                      <w:rPr>
                        <w:b/>
                        <w:sz w:val="36"/>
                      </w:rPr>
                      <w:t>0</w:t>
                    </w:r>
                    <w:r w:rsidR="0088736A">
                      <w:rPr>
                        <w:b/>
                        <w:sz w:val="36"/>
                      </w:rPr>
                      <w:t>75</w:t>
                    </w:r>
                  </w:p>
                </w:txbxContent>
              </v:textbox>
              <w10:wrap anchorx="page" anchory="page"/>
            </v:shape>
          </w:pict>
        </mc:Fallback>
      </mc:AlternateContent>
    </w:r>
    <w:r w:rsidR="00F365EE">
      <w:rPr>
        <w:noProof/>
      </w:rPr>
      <w:drawing>
        <wp:anchor distT="0" distB="0" distL="114300" distR="114300" simplePos="0" relativeHeight="251659264" behindDoc="1" locked="0" layoutInCell="1" allowOverlap="1" wp14:anchorId="66B96675" wp14:editId="719C8C37">
          <wp:simplePos x="0" y="0"/>
          <wp:positionH relativeFrom="margin">
            <wp:posOffset>7610005</wp:posOffset>
          </wp:positionH>
          <wp:positionV relativeFrom="paragraph">
            <wp:posOffset>-264988</wp:posOffset>
          </wp:positionV>
          <wp:extent cx="2244890" cy="460757"/>
          <wp:effectExtent l="0" t="0" r="317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4890" cy="4607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550">
      <w:rPr>
        <w:noProof/>
      </w:rPr>
      <w:drawing>
        <wp:anchor distT="0" distB="0" distL="114300" distR="114300" simplePos="0" relativeHeight="251660288" behindDoc="1" locked="0" layoutInCell="1" allowOverlap="1" wp14:anchorId="1DBC0189" wp14:editId="50939972">
          <wp:simplePos x="0" y="0"/>
          <wp:positionH relativeFrom="column">
            <wp:posOffset>-309107</wp:posOffset>
          </wp:positionH>
          <wp:positionV relativeFrom="paragraph">
            <wp:posOffset>-328959</wp:posOffset>
          </wp:positionV>
          <wp:extent cx="2127426" cy="834887"/>
          <wp:effectExtent l="0" t="0" r="635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1411" cy="84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550">
      <w:rPr>
        <w:noProof/>
      </w:rPr>
      <mc:AlternateContent>
        <mc:Choice Requires="wps">
          <w:drawing>
            <wp:anchor distT="0" distB="0" distL="114300" distR="114300" simplePos="0" relativeHeight="251654144" behindDoc="1" locked="0" layoutInCell="1" allowOverlap="1" wp14:anchorId="4972787D" wp14:editId="3C22032A">
              <wp:simplePos x="0" y="0"/>
              <wp:positionH relativeFrom="page">
                <wp:posOffset>4134678</wp:posOffset>
              </wp:positionH>
              <wp:positionV relativeFrom="page">
                <wp:posOffset>485030</wp:posOffset>
              </wp:positionV>
              <wp:extent cx="2544418" cy="628650"/>
              <wp:effectExtent l="0" t="0" r="889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18"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7CF76" w14:textId="77777777" w:rsidR="00EA3550" w:rsidRDefault="00EA3550">
                          <w:pPr>
                            <w:spacing w:line="387" w:lineRule="exact"/>
                            <w:ind w:left="514"/>
                            <w:rPr>
                              <w:b/>
                              <w:sz w:val="36"/>
                            </w:rPr>
                          </w:pPr>
                          <w:r>
                            <w:rPr>
                              <w:b/>
                              <w:sz w:val="36"/>
                            </w:rPr>
                            <w:t>PANELTEC PTY LTD</w:t>
                          </w:r>
                        </w:p>
                        <w:p w14:paraId="5A6EB1E4" w14:textId="77777777" w:rsidR="00EA3550" w:rsidRDefault="00EA3550">
                          <w:pPr>
                            <w:spacing w:before="1"/>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2787D" id="Text Box 5" o:spid="_x0000_s1029" type="#_x0000_t202" style="position:absolute;margin-left:325.55pt;margin-top:38.2pt;width:200.35pt;height:4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" filled="f" stroked="f">
              <v:textbox inset="0,0,0,0">
                <w:txbxContent>
                  <w:p w14:paraId="26C7CF76" w14:textId="77777777" w:rsidR="00EA3550" w:rsidRDefault="00EA3550">
                    <w:pPr>
                      <w:spacing w:line="387" w:lineRule="exact"/>
                      <w:ind w:left="514"/>
                      <w:rPr>
                        <w:b/>
                        <w:sz w:val="36"/>
                      </w:rPr>
                    </w:pPr>
                    <w:r>
                      <w:rPr>
                        <w:b/>
                        <w:sz w:val="36"/>
                      </w:rPr>
                      <w:t>PANELTEC PTY LTD</w:t>
                    </w:r>
                  </w:p>
                  <w:p w14:paraId="5A6EB1E4" w14:textId="77777777" w:rsidR="00EA3550" w:rsidRDefault="00EA3550">
                    <w:pPr>
                      <w:spacing w:before="1"/>
                      <w:ind w:left="20" w:right="18"/>
                      <w:jc w:val="center"/>
                      <w:rPr>
                        <w:b/>
                        <w:sz w:val="24"/>
                      </w:rPr>
                    </w:pPr>
                    <w:r>
                      <w:rPr>
                        <w:b/>
                        <w:sz w:val="24"/>
                      </w:rPr>
                      <w:t>P O Box 148 Kings Meadows, TAS 7249 ABN: 12 128 689 412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8A1"/>
    <w:multiLevelType w:val="hybridMultilevel"/>
    <w:tmpl w:val="0A42FA98"/>
    <w:lvl w:ilvl="0" w:tplc="3C9C752A">
      <w:numFmt w:val="bullet"/>
      <w:lvlText w:val=""/>
      <w:lvlJc w:val="left"/>
      <w:pPr>
        <w:ind w:left="465" w:hanging="360"/>
      </w:pPr>
      <w:rPr>
        <w:rFonts w:ascii="Symbol" w:eastAsia="Symbol" w:hAnsi="Symbol" w:cs="Symbol" w:hint="default"/>
        <w:w w:val="100"/>
        <w:sz w:val="20"/>
        <w:szCs w:val="20"/>
        <w:lang w:val="en-US" w:eastAsia="en-US" w:bidi="en-US"/>
      </w:rPr>
    </w:lvl>
    <w:lvl w:ilvl="1" w:tplc="6BEE1F12">
      <w:numFmt w:val="bullet"/>
      <w:lvlText w:val="•"/>
      <w:lvlJc w:val="left"/>
      <w:pPr>
        <w:ind w:left="767" w:hanging="360"/>
      </w:pPr>
      <w:rPr>
        <w:rFonts w:hint="default"/>
        <w:lang w:val="en-US" w:eastAsia="en-US" w:bidi="en-US"/>
      </w:rPr>
    </w:lvl>
    <w:lvl w:ilvl="2" w:tplc="6276BF2A">
      <w:numFmt w:val="bullet"/>
      <w:lvlText w:val="•"/>
      <w:lvlJc w:val="left"/>
      <w:pPr>
        <w:ind w:left="1074" w:hanging="360"/>
      </w:pPr>
      <w:rPr>
        <w:rFonts w:hint="default"/>
        <w:lang w:val="en-US" w:eastAsia="en-US" w:bidi="en-US"/>
      </w:rPr>
    </w:lvl>
    <w:lvl w:ilvl="3" w:tplc="4312645E">
      <w:numFmt w:val="bullet"/>
      <w:lvlText w:val="•"/>
      <w:lvlJc w:val="left"/>
      <w:pPr>
        <w:ind w:left="1381" w:hanging="360"/>
      </w:pPr>
      <w:rPr>
        <w:rFonts w:hint="default"/>
        <w:lang w:val="en-US" w:eastAsia="en-US" w:bidi="en-US"/>
      </w:rPr>
    </w:lvl>
    <w:lvl w:ilvl="4" w:tplc="D3AC2DD4">
      <w:numFmt w:val="bullet"/>
      <w:lvlText w:val="•"/>
      <w:lvlJc w:val="left"/>
      <w:pPr>
        <w:ind w:left="1689" w:hanging="360"/>
      </w:pPr>
      <w:rPr>
        <w:rFonts w:hint="default"/>
        <w:lang w:val="en-US" w:eastAsia="en-US" w:bidi="en-US"/>
      </w:rPr>
    </w:lvl>
    <w:lvl w:ilvl="5" w:tplc="9762EFB0">
      <w:numFmt w:val="bullet"/>
      <w:lvlText w:val="•"/>
      <w:lvlJc w:val="left"/>
      <w:pPr>
        <w:ind w:left="1996" w:hanging="360"/>
      </w:pPr>
      <w:rPr>
        <w:rFonts w:hint="default"/>
        <w:lang w:val="en-US" w:eastAsia="en-US" w:bidi="en-US"/>
      </w:rPr>
    </w:lvl>
    <w:lvl w:ilvl="6" w:tplc="D1761552">
      <w:numFmt w:val="bullet"/>
      <w:lvlText w:val="•"/>
      <w:lvlJc w:val="left"/>
      <w:pPr>
        <w:ind w:left="2303" w:hanging="360"/>
      </w:pPr>
      <w:rPr>
        <w:rFonts w:hint="default"/>
        <w:lang w:val="en-US" w:eastAsia="en-US" w:bidi="en-US"/>
      </w:rPr>
    </w:lvl>
    <w:lvl w:ilvl="7" w:tplc="5FBE76A8">
      <w:numFmt w:val="bullet"/>
      <w:lvlText w:val="•"/>
      <w:lvlJc w:val="left"/>
      <w:pPr>
        <w:ind w:left="2611" w:hanging="360"/>
      </w:pPr>
      <w:rPr>
        <w:rFonts w:hint="default"/>
        <w:lang w:val="en-US" w:eastAsia="en-US" w:bidi="en-US"/>
      </w:rPr>
    </w:lvl>
    <w:lvl w:ilvl="8" w:tplc="6C6491A0">
      <w:numFmt w:val="bullet"/>
      <w:lvlText w:val="•"/>
      <w:lvlJc w:val="left"/>
      <w:pPr>
        <w:ind w:left="2918" w:hanging="360"/>
      </w:pPr>
      <w:rPr>
        <w:rFonts w:hint="default"/>
        <w:lang w:val="en-US" w:eastAsia="en-US" w:bidi="en-US"/>
      </w:rPr>
    </w:lvl>
  </w:abstractNum>
  <w:abstractNum w:abstractNumId="1" w15:restartNumberingAfterBreak="0">
    <w:nsid w:val="0A021A22"/>
    <w:multiLevelType w:val="multilevel"/>
    <w:tmpl w:val="66727AAE"/>
    <w:lvl w:ilvl="0">
      <w:start w:val="3"/>
      <w:numFmt w:val="decimal"/>
      <w:lvlText w:val="%1.0"/>
      <w:lvlJc w:val="left"/>
      <w:pPr>
        <w:ind w:left="470" w:hanging="360"/>
      </w:pPr>
      <w:rPr>
        <w:rFonts w:hint="default"/>
        <w:b/>
        <w:bCs w:val="0"/>
      </w:rPr>
    </w:lvl>
    <w:lvl w:ilvl="1">
      <w:start w:val="1"/>
      <w:numFmt w:val="decimal"/>
      <w:lvlText w:val="%1.%2"/>
      <w:lvlJc w:val="left"/>
      <w:pPr>
        <w:ind w:left="1190" w:hanging="360"/>
      </w:pPr>
      <w:rPr>
        <w:rFonts w:hint="default"/>
      </w:rPr>
    </w:lvl>
    <w:lvl w:ilvl="2">
      <w:start w:val="1"/>
      <w:numFmt w:val="decimal"/>
      <w:lvlText w:val="%1.%2.%3"/>
      <w:lvlJc w:val="left"/>
      <w:pPr>
        <w:ind w:left="2270" w:hanging="720"/>
      </w:pPr>
      <w:rPr>
        <w:rFonts w:hint="default"/>
      </w:rPr>
    </w:lvl>
    <w:lvl w:ilvl="3">
      <w:start w:val="1"/>
      <w:numFmt w:val="decimal"/>
      <w:lvlText w:val="%1.%2.%3.%4"/>
      <w:lvlJc w:val="left"/>
      <w:pPr>
        <w:ind w:left="2990" w:hanging="720"/>
      </w:pPr>
      <w:rPr>
        <w:rFonts w:hint="default"/>
      </w:rPr>
    </w:lvl>
    <w:lvl w:ilvl="4">
      <w:start w:val="1"/>
      <w:numFmt w:val="decimal"/>
      <w:lvlText w:val="%1.%2.%3.%4.%5"/>
      <w:lvlJc w:val="left"/>
      <w:pPr>
        <w:ind w:left="3710" w:hanging="720"/>
      </w:pPr>
      <w:rPr>
        <w:rFonts w:hint="default"/>
      </w:rPr>
    </w:lvl>
    <w:lvl w:ilvl="5">
      <w:start w:val="1"/>
      <w:numFmt w:val="decimal"/>
      <w:lvlText w:val="%1.%2.%3.%4.%5.%6"/>
      <w:lvlJc w:val="left"/>
      <w:pPr>
        <w:ind w:left="4790" w:hanging="1080"/>
      </w:pPr>
      <w:rPr>
        <w:rFonts w:hint="default"/>
      </w:rPr>
    </w:lvl>
    <w:lvl w:ilvl="6">
      <w:start w:val="1"/>
      <w:numFmt w:val="decimal"/>
      <w:lvlText w:val="%1.%2.%3.%4.%5.%6.%7"/>
      <w:lvlJc w:val="left"/>
      <w:pPr>
        <w:ind w:left="5510" w:hanging="1080"/>
      </w:pPr>
      <w:rPr>
        <w:rFonts w:hint="default"/>
      </w:rPr>
    </w:lvl>
    <w:lvl w:ilvl="7">
      <w:start w:val="1"/>
      <w:numFmt w:val="decimal"/>
      <w:lvlText w:val="%1.%2.%3.%4.%5.%6.%7.%8"/>
      <w:lvlJc w:val="left"/>
      <w:pPr>
        <w:ind w:left="6590" w:hanging="1440"/>
      </w:pPr>
      <w:rPr>
        <w:rFonts w:hint="default"/>
      </w:rPr>
    </w:lvl>
    <w:lvl w:ilvl="8">
      <w:start w:val="1"/>
      <w:numFmt w:val="decimal"/>
      <w:lvlText w:val="%1.%2.%3.%4.%5.%6.%7.%8.%9"/>
      <w:lvlJc w:val="left"/>
      <w:pPr>
        <w:ind w:left="7310" w:hanging="1440"/>
      </w:pPr>
      <w:rPr>
        <w:rFonts w:hint="default"/>
      </w:rPr>
    </w:lvl>
  </w:abstractNum>
  <w:abstractNum w:abstractNumId="2" w15:restartNumberingAfterBreak="0">
    <w:nsid w:val="0C624DD8"/>
    <w:multiLevelType w:val="hybridMultilevel"/>
    <w:tmpl w:val="CEA29B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86146A"/>
    <w:multiLevelType w:val="hybridMultilevel"/>
    <w:tmpl w:val="D19E4074"/>
    <w:lvl w:ilvl="0" w:tplc="F856AE3A">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801C5004">
      <w:numFmt w:val="bullet"/>
      <w:lvlText w:val="•"/>
      <w:lvlJc w:val="left"/>
      <w:pPr>
        <w:ind w:left="1068" w:hanging="360"/>
      </w:pPr>
      <w:rPr>
        <w:rFonts w:hint="default"/>
        <w:lang w:val="en-US" w:eastAsia="en-US" w:bidi="en-US"/>
      </w:rPr>
    </w:lvl>
    <w:lvl w:ilvl="2" w:tplc="1AF6CB40">
      <w:numFmt w:val="bullet"/>
      <w:lvlText w:val="•"/>
      <w:lvlJc w:val="left"/>
      <w:pPr>
        <w:ind w:left="1657" w:hanging="360"/>
      </w:pPr>
      <w:rPr>
        <w:rFonts w:hint="default"/>
        <w:lang w:val="en-US" w:eastAsia="en-US" w:bidi="en-US"/>
      </w:rPr>
    </w:lvl>
    <w:lvl w:ilvl="3" w:tplc="CB9CC6E4">
      <w:numFmt w:val="bullet"/>
      <w:lvlText w:val="•"/>
      <w:lvlJc w:val="left"/>
      <w:pPr>
        <w:ind w:left="2246" w:hanging="360"/>
      </w:pPr>
      <w:rPr>
        <w:rFonts w:hint="default"/>
        <w:lang w:val="en-US" w:eastAsia="en-US" w:bidi="en-US"/>
      </w:rPr>
    </w:lvl>
    <w:lvl w:ilvl="4" w:tplc="D01EC33A">
      <w:numFmt w:val="bullet"/>
      <w:lvlText w:val="•"/>
      <w:lvlJc w:val="left"/>
      <w:pPr>
        <w:ind w:left="2835" w:hanging="360"/>
      </w:pPr>
      <w:rPr>
        <w:rFonts w:hint="default"/>
        <w:lang w:val="en-US" w:eastAsia="en-US" w:bidi="en-US"/>
      </w:rPr>
    </w:lvl>
    <w:lvl w:ilvl="5" w:tplc="2E8AC4B6">
      <w:numFmt w:val="bullet"/>
      <w:lvlText w:val="•"/>
      <w:lvlJc w:val="left"/>
      <w:pPr>
        <w:ind w:left="3424" w:hanging="360"/>
      </w:pPr>
      <w:rPr>
        <w:rFonts w:hint="default"/>
        <w:lang w:val="en-US" w:eastAsia="en-US" w:bidi="en-US"/>
      </w:rPr>
    </w:lvl>
    <w:lvl w:ilvl="6" w:tplc="09B83360">
      <w:numFmt w:val="bullet"/>
      <w:lvlText w:val="•"/>
      <w:lvlJc w:val="left"/>
      <w:pPr>
        <w:ind w:left="4013" w:hanging="360"/>
      </w:pPr>
      <w:rPr>
        <w:rFonts w:hint="default"/>
        <w:lang w:val="en-US" w:eastAsia="en-US" w:bidi="en-US"/>
      </w:rPr>
    </w:lvl>
    <w:lvl w:ilvl="7" w:tplc="6E1C839A">
      <w:numFmt w:val="bullet"/>
      <w:lvlText w:val="•"/>
      <w:lvlJc w:val="left"/>
      <w:pPr>
        <w:ind w:left="4602" w:hanging="360"/>
      </w:pPr>
      <w:rPr>
        <w:rFonts w:hint="default"/>
        <w:lang w:val="en-US" w:eastAsia="en-US" w:bidi="en-US"/>
      </w:rPr>
    </w:lvl>
    <w:lvl w:ilvl="8" w:tplc="34F86DF4">
      <w:numFmt w:val="bullet"/>
      <w:lvlText w:val="•"/>
      <w:lvlJc w:val="left"/>
      <w:pPr>
        <w:ind w:left="5191" w:hanging="360"/>
      </w:pPr>
      <w:rPr>
        <w:rFonts w:hint="default"/>
        <w:lang w:val="en-US" w:eastAsia="en-US" w:bidi="en-US"/>
      </w:rPr>
    </w:lvl>
  </w:abstractNum>
  <w:abstractNum w:abstractNumId="4" w15:restartNumberingAfterBreak="0">
    <w:nsid w:val="0F9A35EE"/>
    <w:multiLevelType w:val="hybridMultilevel"/>
    <w:tmpl w:val="718EF208"/>
    <w:lvl w:ilvl="0" w:tplc="CA522BC0">
      <w:numFmt w:val="bullet"/>
      <w:lvlText w:val=""/>
      <w:lvlJc w:val="left"/>
      <w:pPr>
        <w:ind w:left="470" w:hanging="360"/>
      </w:pPr>
      <w:rPr>
        <w:rFonts w:ascii="Symbol" w:eastAsia="Symbol" w:hAnsi="Symbol" w:cs="Symbol" w:hint="default"/>
        <w:w w:val="100"/>
        <w:sz w:val="20"/>
        <w:szCs w:val="20"/>
        <w:lang w:val="en-US" w:eastAsia="en-US" w:bidi="en-US"/>
      </w:rPr>
    </w:lvl>
    <w:lvl w:ilvl="1" w:tplc="CEBEC912">
      <w:numFmt w:val="bullet"/>
      <w:lvlText w:val="•"/>
      <w:lvlJc w:val="left"/>
      <w:pPr>
        <w:ind w:left="817" w:hanging="360"/>
      </w:pPr>
      <w:rPr>
        <w:rFonts w:hint="default"/>
        <w:lang w:val="en-US" w:eastAsia="en-US" w:bidi="en-US"/>
      </w:rPr>
    </w:lvl>
    <w:lvl w:ilvl="2" w:tplc="6C1A80B8">
      <w:numFmt w:val="bullet"/>
      <w:lvlText w:val="•"/>
      <w:lvlJc w:val="left"/>
      <w:pPr>
        <w:ind w:left="1155" w:hanging="360"/>
      </w:pPr>
      <w:rPr>
        <w:rFonts w:hint="default"/>
        <w:lang w:val="en-US" w:eastAsia="en-US" w:bidi="en-US"/>
      </w:rPr>
    </w:lvl>
    <w:lvl w:ilvl="3" w:tplc="B276C808">
      <w:numFmt w:val="bullet"/>
      <w:lvlText w:val="•"/>
      <w:lvlJc w:val="left"/>
      <w:pPr>
        <w:ind w:left="1493" w:hanging="360"/>
      </w:pPr>
      <w:rPr>
        <w:rFonts w:hint="default"/>
        <w:lang w:val="en-US" w:eastAsia="en-US" w:bidi="en-US"/>
      </w:rPr>
    </w:lvl>
    <w:lvl w:ilvl="4" w:tplc="6A1AF8BE">
      <w:numFmt w:val="bullet"/>
      <w:lvlText w:val="•"/>
      <w:lvlJc w:val="left"/>
      <w:pPr>
        <w:ind w:left="1831" w:hanging="360"/>
      </w:pPr>
      <w:rPr>
        <w:rFonts w:hint="default"/>
        <w:lang w:val="en-US" w:eastAsia="en-US" w:bidi="en-US"/>
      </w:rPr>
    </w:lvl>
    <w:lvl w:ilvl="5" w:tplc="22162A98">
      <w:numFmt w:val="bullet"/>
      <w:lvlText w:val="•"/>
      <w:lvlJc w:val="left"/>
      <w:pPr>
        <w:ind w:left="2169" w:hanging="360"/>
      </w:pPr>
      <w:rPr>
        <w:rFonts w:hint="default"/>
        <w:lang w:val="en-US" w:eastAsia="en-US" w:bidi="en-US"/>
      </w:rPr>
    </w:lvl>
    <w:lvl w:ilvl="6" w:tplc="75B650B6">
      <w:numFmt w:val="bullet"/>
      <w:lvlText w:val="•"/>
      <w:lvlJc w:val="left"/>
      <w:pPr>
        <w:ind w:left="2507" w:hanging="360"/>
      </w:pPr>
      <w:rPr>
        <w:rFonts w:hint="default"/>
        <w:lang w:val="en-US" w:eastAsia="en-US" w:bidi="en-US"/>
      </w:rPr>
    </w:lvl>
    <w:lvl w:ilvl="7" w:tplc="B10E01A0">
      <w:numFmt w:val="bullet"/>
      <w:lvlText w:val="•"/>
      <w:lvlJc w:val="left"/>
      <w:pPr>
        <w:ind w:left="2845" w:hanging="360"/>
      </w:pPr>
      <w:rPr>
        <w:rFonts w:hint="default"/>
        <w:lang w:val="en-US" w:eastAsia="en-US" w:bidi="en-US"/>
      </w:rPr>
    </w:lvl>
    <w:lvl w:ilvl="8" w:tplc="97D08D54">
      <w:numFmt w:val="bullet"/>
      <w:lvlText w:val="•"/>
      <w:lvlJc w:val="left"/>
      <w:pPr>
        <w:ind w:left="3183" w:hanging="360"/>
      </w:pPr>
      <w:rPr>
        <w:rFonts w:hint="default"/>
        <w:lang w:val="en-US" w:eastAsia="en-US" w:bidi="en-US"/>
      </w:rPr>
    </w:lvl>
  </w:abstractNum>
  <w:abstractNum w:abstractNumId="5" w15:restartNumberingAfterBreak="0">
    <w:nsid w:val="0FB9504F"/>
    <w:multiLevelType w:val="hybridMultilevel"/>
    <w:tmpl w:val="A26A5EB8"/>
    <w:lvl w:ilvl="0" w:tplc="B7D869C2">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6" w15:restartNumberingAfterBreak="0">
    <w:nsid w:val="12382005"/>
    <w:multiLevelType w:val="hybridMultilevel"/>
    <w:tmpl w:val="C7D6FAA4"/>
    <w:lvl w:ilvl="0" w:tplc="EF6808E6">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7" w15:restartNumberingAfterBreak="0">
    <w:nsid w:val="15CB378E"/>
    <w:multiLevelType w:val="hybridMultilevel"/>
    <w:tmpl w:val="09041A3A"/>
    <w:lvl w:ilvl="0" w:tplc="614AD55C">
      <w:numFmt w:val="bullet"/>
      <w:lvlText w:val=""/>
      <w:lvlJc w:val="left"/>
      <w:pPr>
        <w:ind w:left="470" w:hanging="360"/>
      </w:pPr>
      <w:rPr>
        <w:rFonts w:ascii="Symbol" w:eastAsia="Symbol" w:hAnsi="Symbol" w:cs="Symbol" w:hint="default"/>
        <w:w w:val="100"/>
        <w:sz w:val="20"/>
        <w:szCs w:val="20"/>
        <w:lang w:val="en-US" w:eastAsia="en-US" w:bidi="en-US"/>
      </w:rPr>
    </w:lvl>
    <w:lvl w:ilvl="1" w:tplc="C8B436BA">
      <w:numFmt w:val="bullet"/>
      <w:lvlText w:val="•"/>
      <w:lvlJc w:val="left"/>
      <w:pPr>
        <w:ind w:left="817" w:hanging="360"/>
      </w:pPr>
      <w:rPr>
        <w:rFonts w:hint="default"/>
        <w:lang w:val="en-US" w:eastAsia="en-US" w:bidi="en-US"/>
      </w:rPr>
    </w:lvl>
    <w:lvl w:ilvl="2" w:tplc="F2CC204A">
      <w:numFmt w:val="bullet"/>
      <w:lvlText w:val="•"/>
      <w:lvlJc w:val="left"/>
      <w:pPr>
        <w:ind w:left="1155" w:hanging="360"/>
      </w:pPr>
      <w:rPr>
        <w:rFonts w:hint="default"/>
        <w:lang w:val="en-US" w:eastAsia="en-US" w:bidi="en-US"/>
      </w:rPr>
    </w:lvl>
    <w:lvl w:ilvl="3" w:tplc="07688666">
      <w:numFmt w:val="bullet"/>
      <w:lvlText w:val="•"/>
      <w:lvlJc w:val="left"/>
      <w:pPr>
        <w:ind w:left="1493" w:hanging="360"/>
      </w:pPr>
      <w:rPr>
        <w:rFonts w:hint="default"/>
        <w:lang w:val="en-US" w:eastAsia="en-US" w:bidi="en-US"/>
      </w:rPr>
    </w:lvl>
    <w:lvl w:ilvl="4" w:tplc="8B58144A">
      <w:numFmt w:val="bullet"/>
      <w:lvlText w:val="•"/>
      <w:lvlJc w:val="left"/>
      <w:pPr>
        <w:ind w:left="1831" w:hanging="360"/>
      </w:pPr>
      <w:rPr>
        <w:rFonts w:hint="default"/>
        <w:lang w:val="en-US" w:eastAsia="en-US" w:bidi="en-US"/>
      </w:rPr>
    </w:lvl>
    <w:lvl w:ilvl="5" w:tplc="C6C4C574">
      <w:numFmt w:val="bullet"/>
      <w:lvlText w:val="•"/>
      <w:lvlJc w:val="left"/>
      <w:pPr>
        <w:ind w:left="2169" w:hanging="360"/>
      </w:pPr>
      <w:rPr>
        <w:rFonts w:hint="default"/>
        <w:lang w:val="en-US" w:eastAsia="en-US" w:bidi="en-US"/>
      </w:rPr>
    </w:lvl>
    <w:lvl w:ilvl="6" w:tplc="6C36E7FE">
      <w:numFmt w:val="bullet"/>
      <w:lvlText w:val="•"/>
      <w:lvlJc w:val="left"/>
      <w:pPr>
        <w:ind w:left="2507" w:hanging="360"/>
      </w:pPr>
      <w:rPr>
        <w:rFonts w:hint="default"/>
        <w:lang w:val="en-US" w:eastAsia="en-US" w:bidi="en-US"/>
      </w:rPr>
    </w:lvl>
    <w:lvl w:ilvl="7" w:tplc="A53A3B9C">
      <w:numFmt w:val="bullet"/>
      <w:lvlText w:val="•"/>
      <w:lvlJc w:val="left"/>
      <w:pPr>
        <w:ind w:left="2845" w:hanging="360"/>
      </w:pPr>
      <w:rPr>
        <w:rFonts w:hint="default"/>
        <w:lang w:val="en-US" w:eastAsia="en-US" w:bidi="en-US"/>
      </w:rPr>
    </w:lvl>
    <w:lvl w:ilvl="8" w:tplc="332A382E">
      <w:numFmt w:val="bullet"/>
      <w:lvlText w:val="•"/>
      <w:lvlJc w:val="left"/>
      <w:pPr>
        <w:ind w:left="3183" w:hanging="360"/>
      </w:pPr>
      <w:rPr>
        <w:rFonts w:hint="default"/>
        <w:lang w:val="en-US" w:eastAsia="en-US" w:bidi="en-US"/>
      </w:rPr>
    </w:lvl>
  </w:abstractNum>
  <w:abstractNum w:abstractNumId="8" w15:restartNumberingAfterBreak="0">
    <w:nsid w:val="1DA56971"/>
    <w:multiLevelType w:val="hybridMultilevel"/>
    <w:tmpl w:val="E534A990"/>
    <w:lvl w:ilvl="0" w:tplc="66F40520">
      <w:numFmt w:val="bullet"/>
      <w:lvlText w:val=""/>
      <w:lvlJc w:val="left"/>
      <w:pPr>
        <w:ind w:left="470" w:hanging="360"/>
      </w:pPr>
      <w:rPr>
        <w:rFonts w:ascii="Symbol" w:eastAsia="Symbol" w:hAnsi="Symbol" w:cs="Symbol" w:hint="default"/>
        <w:w w:val="100"/>
        <w:sz w:val="20"/>
        <w:szCs w:val="20"/>
        <w:lang w:val="en-US" w:eastAsia="en-US" w:bidi="en-US"/>
      </w:rPr>
    </w:lvl>
    <w:lvl w:ilvl="1" w:tplc="19961684">
      <w:numFmt w:val="bullet"/>
      <w:lvlText w:val="•"/>
      <w:lvlJc w:val="left"/>
      <w:pPr>
        <w:ind w:left="795" w:hanging="360"/>
      </w:pPr>
      <w:rPr>
        <w:rFonts w:hint="default"/>
        <w:lang w:val="en-US" w:eastAsia="en-US" w:bidi="en-US"/>
      </w:rPr>
    </w:lvl>
    <w:lvl w:ilvl="2" w:tplc="1062C9B6">
      <w:numFmt w:val="bullet"/>
      <w:lvlText w:val="•"/>
      <w:lvlJc w:val="left"/>
      <w:pPr>
        <w:ind w:left="1110" w:hanging="360"/>
      </w:pPr>
      <w:rPr>
        <w:rFonts w:hint="default"/>
        <w:lang w:val="en-US" w:eastAsia="en-US" w:bidi="en-US"/>
      </w:rPr>
    </w:lvl>
    <w:lvl w:ilvl="3" w:tplc="EBBC22E4">
      <w:numFmt w:val="bullet"/>
      <w:lvlText w:val="•"/>
      <w:lvlJc w:val="left"/>
      <w:pPr>
        <w:ind w:left="1425" w:hanging="360"/>
      </w:pPr>
      <w:rPr>
        <w:rFonts w:hint="default"/>
        <w:lang w:val="en-US" w:eastAsia="en-US" w:bidi="en-US"/>
      </w:rPr>
    </w:lvl>
    <w:lvl w:ilvl="4" w:tplc="D50479E4">
      <w:numFmt w:val="bullet"/>
      <w:lvlText w:val="•"/>
      <w:lvlJc w:val="left"/>
      <w:pPr>
        <w:ind w:left="1741" w:hanging="360"/>
      </w:pPr>
      <w:rPr>
        <w:rFonts w:hint="default"/>
        <w:lang w:val="en-US" w:eastAsia="en-US" w:bidi="en-US"/>
      </w:rPr>
    </w:lvl>
    <w:lvl w:ilvl="5" w:tplc="BE9E59DE">
      <w:numFmt w:val="bullet"/>
      <w:lvlText w:val="•"/>
      <w:lvlJc w:val="left"/>
      <w:pPr>
        <w:ind w:left="2056" w:hanging="360"/>
      </w:pPr>
      <w:rPr>
        <w:rFonts w:hint="default"/>
        <w:lang w:val="en-US" w:eastAsia="en-US" w:bidi="en-US"/>
      </w:rPr>
    </w:lvl>
    <w:lvl w:ilvl="6" w:tplc="1C4C012E">
      <w:numFmt w:val="bullet"/>
      <w:lvlText w:val="•"/>
      <w:lvlJc w:val="left"/>
      <w:pPr>
        <w:ind w:left="2371" w:hanging="360"/>
      </w:pPr>
      <w:rPr>
        <w:rFonts w:hint="default"/>
        <w:lang w:val="en-US" w:eastAsia="en-US" w:bidi="en-US"/>
      </w:rPr>
    </w:lvl>
    <w:lvl w:ilvl="7" w:tplc="C27227E8">
      <w:numFmt w:val="bullet"/>
      <w:lvlText w:val="•"/>
      <w:lvlJc w:val="left"/>
      <w:pPr>
        <w:ind w:left="2687" w:hanging="360"/>
      </w:pPr>
      <w:rPr>
        <w:rFonts w:hint="default"/>
        <w:lang w:val="en-US" w:eastAsia="en-US" w:bidi="en-US"/>
      </w:rPr>
    </w:lvl>
    <w:lvl w:ilvl="8" w:tplc="5C546788">
      <w:numFmt w:val="bullet"/>
      <w:lvlText w:val="•"/>
      <w:lvlJc w:val="left"/>
      <w:pPr>
        <w:ind w:left="3002" w:hanging="360"/>
      </w:pPr>
      <w:rPr>
        <w:rFonts w:hint="default"/>
        <w:lang w:val="en-US" w:eastAsia="en-US" w:bidi="en-US"/>
      </w:rPr>
    </w:lvl>
  </w:abstractNum>
  <w:abstractNum w:abstractNumId="9" w15:restartNumberingAfterBreak="0">
    <w:nsid w:val="1EA0073D"/>
    <w:multiLevelType w:val="hybridMultilevel"/>
    <w:tmpl w:val="288CDCF2"/>
    <w:lvl w:ilvl="0" w:tplc="FBEC3F26">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10" w15:restartNumberingAfterBreak="0">
    <w:nsid w:val="2004744B"/>
    <w:multiLevelType w:val="hybridMultilevel"/>
    <w:tmpl w:val="75BE61D0"/>
    <w:lvl w:ilvl="0" w:tplc="BD7A7B00">
      <w:numFmt w:val="bullet"/>
      <w:lvlText w:val=""/>
      <w:lvlJc w:val="left"/>
      <w:pPr>
        <w:ind w:left="278" w:hanging="168"/>
      </w:pPr>
      <w:rPr>
        <w:rFonts w:ascii="Wingdings" w:eastAsia="Wingdings" w:hAnsi="Wingdings" w:cs="Wingdings" w:hint="default"/>
        <w:w w:val="100"/>
        <w:sz w:val="20"/>
        <w:szCs w:val="20"/>
        <w:lang w:val="en-US" w:eastAsia="en-US" w:bidi="en-US"/>
      </w:rPr>
    </w:lvl>
    <w:lvl w:ilvl="1" w:tplc="0DEEAC78">
      <w:numFmt w:val="bullet"/>
      <w:lvlText w:val="•"/>
      <w:lvlJc w:val="left"/>
      <w:pPr>
        <w:ind w:left="1707" w:hanging="168"/>
      </w:pPr>
      <w:rPr>
        <w:rFonts w:hint="default"/>
        <w:lang w:val="en-US" w:eastAsia="en-US" w:bidi="en-US"/>
      </w:rPr>
    </w:lvl>
    <w:lvl w:ilvl="2" w:tplc="FB3E45F6">
      <w:numFmt w:val="bullet"/>
      <w:lvlText w:val="•"/>
      <w:lvlJc w:val="left"/>
      <w:pPr>
        <w:ind w:left="3134" w:hanging="168"/>
      </w:pPr>
      <w:rPr>
        <w:rFonts w:hint="default"/>
        <w:lang w:val="en-US" w:eastAsia="en-US" w:bidi="en-US"/>
      </w:rPr>
    </w:lvl>
    <w:lvl w:ilvl="3" w:tplc="548617FC">
      <w:numFmt w:val="bullet"/>
      <w:lvlText w:val="•"/>
      <w:lvlJc w:val="left"/>
      <w:pPr>
        <w:ind w:left="4561" w:hanging="168"/>
      </w:pPr>
      <w:rPr>
        <w:rFonts w:hint="default"/>
        <w:lang w:val="en-US" w:eastAsia="en-US" w:bidi="en-US"/>
      </w:rPr>
    </w:lvl>
    <w:lvl w:ilvl="4" w:tplc="84203674">
      <w:numFmt w:val="bullet"/>
      <w:lvlText w:val="•"/>
      <w:lvlJc w:val="left"/>
      <w:pPr>
        <w:ind w:left="5989" w:hanging="168"/>
      </w:pPr>
      <w:rPr>
        <w:rFonts w:hint="default"/>
        <w:lang w:val="en-US" w:eastAsia="en-US" w:bidi="en-US"/>
      </w:rPr>
    </w:lvl>
    <w:lvl w:ilvl="5" w:tplc="4BF8E288">
      <w:numFmt w:val="bullet"/>
      <w:lvlText w:val="•"/>
      <w:lvlJc w:val="left"/>
      <w:pPr>
        <w:ind w:left="7416" w:hanging="168"/>
      </w:pPr>
      <w:rPr>
        <w:rFonts w:hint="default"/>
        <w:lang w:val="en-US" w:eastAsia="en-US" w:bidi="en-US"/>
      </w:rPr>
    </w:lvl>
    <w:lvl w:ilvl="6" w:tplc="3FD2B296">
      <w:numFmt w:val="bullet"/>
      <w:lvlText w:val="•"/>
      <w:lvlJc w:val="left"/>
      <w:pPr>
        <w:ind w:left="8843" w:hanging="168"/>
      </w:pPr>
      <w:rPr>
        <w:rFonts w:hint="default"/>
        <w:lang w:val="en-US" w:eastAsia="en-US" w:bidi="en-US"/>
      </w:rPr>
    </w:lvl>
    <w:lvl w:ilvl="7" w:tplc="D812B01E">
      <w:numFmt w:val="bullet"/>
      <w:lvlText w:val="•"/>
      <w:lvlJc w:val="left"/>
      <w:pPr>
        <w:ind w:left="10271" w:hanging="168"/>
      </w:pPr>
      <w:rPr>
        <w:rFonts w:hint="default"/>
        <w:lang w:val="en-US" w:eastAsia="en-US" w:bidi="en-US"/>
      </w:rPr>
    </w:lvl>
    <w:lvl w:ilvl="8" w:tplc="041043A4">
      <w:numFmt w:val="bullet"/>
      <w:lvlText w:val="•"/>
      <w:lvlJc w:val="left"/>
      <w:pPr>
        <w:ind w:left="11698" w:hanging="168"/>
      </w:pPr>
      <w:rPr>
        <w:rFonts w:hint="default"/>
        <w:lang w:val="en-US" w:eastAsia="en-US" w:bidi="en-US"/>
      </w:rPr>
    </w:lvl>
  </w:abstractNum>
  <w:abstractNum w:abstractNumId="11" w15:restartNumberingAfterBreak="0">
    <w:nsid w:val="22490F75"/>
    <w:multiLevelType w:val="hybridMultilevel"/>
    <w:tmpl w:val="3F3A1F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467248"/>
    <w:multiLevelType w:val="hybridMultilevel"/>
    <w:tmpl w:val="F54ADF10"/>
    <w:lvl w:ilvl="0" w:tplc="14685B9A">
      <w:numFmt w:val="bullet"/>
      <w:lvlText w:val=""/>
      <w:lvlJc w:val="left"/>
      <w:pPr>
        <w:ind w:left="470" w:hanging="360"/>
      </w:pPr>
      <w:rPr>
        <w:rFonts w:ascii="Symbol" w:eastAsia="Symbol" w:hAnsi="Symbol" w:cs="Symbol" w:hint="default"/>
        <w:w w:val="100"/>
        <w:sz w:val="20"/>
        <w:szCs w:val="20"/>
        <w:lang w:val="en-US" w:eastAsia="en-US" w:bidi="en-US"/>
      </w:rPr>
    </w:lvl>
    <w:lvl w:ilvl="1" w:tplc="9F54FDB6">
      <w:numFmt w:val="bullet"/>
      <w:lvlText w:val="•"/>
      <w:lvlJc w:val="left"/>
      <w:pPr>
        <w:ind w:left="1887" w:hanging="360"/>
      </w:pPr>
      <w:rPr>
        <w:rFonts w:hint="default"/>
        <w:lang w:val="en-US" w:eastAsia="en-US" w:bidi="en-US"/>
      </w:rPr>
    </w:lvl>
    <w:lvl w:ilvl="2" w:tplc="D5047370">
      <w:numFmt w:val="bullet"/>
      <w:lvlText w:val="•"/>
      <w:lvlJc w:val="left"/>
      <w:pPr>
        <w:ind w:left="3294" w:hanging="360"/>
      </w:pPr>
      <w:rPr>
        <w:rFonts w:hint="default"/>
        <w:lang w:val="en-US" w:eastAsia="en-US" w:bidi="en-US"/>
      </w:rPr>
    </w:lvl>
    <w:lvl w:ilvl="3" w:tplc="24FC1EF2">
      <w:numFmt w:val="bullet"/>
      <w:lvlText w:val="•"/>
      <w:lvlJc w:val="left"/>
      <w:pPr>
        <w:ind w:left="4702" w:hanging="360"/>
      </w:pPr>
      <w:rPr>
        <w:rFonts w:hint="default"/>
        <w:lang w:val="en-US" w:eastAsia="en-US" w:bidi="en-US"/>
      </w:rPr>
    </w:lvl>
    <w:lvl w:ilvl="4" w:tplc="8DB84D34">
      <w:numFmt w:val="bullet"/>
      <w:lvlText w:val="•"/>
      <w:lvlJc w:val="left"/>
      <w:pPr>
        <w:ind w:left="6109" w:hanging="360"/>
      </w:pPr>
      <w:rPr>
        <w:rFonts w:hint="default"/>
        <w:lang w:val="en-US" w:eastAsia="en-US" w:bidi="en-US"/>
      </w:rPr>
    </w:lvl>
    <w:lvl w:ilvl="5" w:tplc="57C20938">
      <w:numFmt w:val="bullet"/>
      <w:lvlText w:val="•"/>
      <w:lvlJc w:val="left"/>
      <w:pPr>
        <w:ind w:left="7517" w:hanging="360"/>
      </w:pPr>
      <w:rPr>
        <w:rFonts w:hint="default"/>
        <w:lang w:val="en-US" w:eastAsia="en-US" w:bidi="en-US"/>
      </w:rPr>
    </w:lvl>
    <w:lvl w:ilvl="6" w:tplc="057228FC">
      <w:numFmt w:val="bullet"/>
      <w:lvlText w:val="•"/>
      <w:lvlJc w:val="left"/>
      <w:pPr>
        <w:ind w:left="8924" w:hanging="360"/>
      </w:pPr>
      <w:rPr>
        <w:rFonts w:hint="default"/>
        <w:lang w:val="en-US" w:eastAsia="en-US" w:bidi="en-US"/>
      </w:rPr>
    </w:lvl>
    <w:lvl w:ilvl="7" w:tplc="CBC26804">
      <w:numFmt w:val="bullet"/>
      <w:lvlText w:val="•"/>
      <w:lvlJc w:val="left"/>
      <w:pPr>
        <w:ind w:left="10331" w:hanging="360"/>
      </w:pPr>
      <w:rPr>
        <w:rFonts w:hint="default"/>
        <w:lang w:val="en-US" w:eastAsia="en-US" w:bidi="en-US"/>
      </w:rPr>
    </w:lvl>
    <w:lvl w:ilvl="8" w:tplc="0066C780">
      <w:numFmt w:val="bullet"/>
      <w:lvlText w:val="•"/>
      <w:lvlJc w:val="left"/>
      <w:pPr>
        <w:ind w:left="11739" w:hanging="360"/>
      </w:pPr>
      <w:rPr>
        <w:rFonts w:hint="default"/>
        <w:lang w:val="en-US" w:eastAsia="en-US" w:bidi="en-US"/>
      </w:rPr>
    </w:lvl>
  </w:abstractNum>
  <w:abstractNum w:abstractNumId="13" w15:restartNumberingAfterBreak="0">
    <w:nsid w:val="24B03AA8"/>
    <w:multiLevelType w:val="hybridMultilevel"/>
    <w:tmpl w:val="DB12DFEC"/>
    <w:lvl w:ilvl="0" w:tplc="10108238">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14" w15:restartNumberingAfterBreak="0">
    <w:nsid w:val="27E534DF"/>
    <w:multiLevelType w:val="hybridMultilevel"/>
    <w:tmpl w:val="16089D26"/>
    <w:lvl w:ilvl="0" w:tplc="2C3C86A2">
      <w:numFmt w:val="bullet"/>
      <w:lvlText w:val=""/>
      <w:lvlJc w:val="left"/>
      <w:pPr>
        <w:ind w:left="469" w:hanging="360"/>
      </w:pPr>
      <w:rPr>
        <w:rFonts w:ascii="Symbol" w:eastAsia="Symbol" w:hAnsi="Symbol" w:cs="Symbol" w:hint="default"/>
        <w:w w:val="100"/>
        <w:sz w:val="20"/>
        <w:szCs w:val="20"/>
        <w:lang w:val="en-US" w:eastAsia="en-US" w:bidi="en-US"/>
      </w:rPr>
    </w:lvl>
    <w:lvl w:ilvl="1" w:tplc="7DAC8C18">
      <w:numFmt w:val="bullet"/>
      <w:lvlText w:val="•"/>
      <w:lvlJc w:val="left"/>
      <w:pPr>
        <w:ind w:left="763" w:hanging="360"/>
      </w:pPr>
      <w:rPr>
        <w:rFonts w:hint="default"/>
        <w:lang w:val="en-US" w:eastAsia="en-US" w:bidi="en-US"/>
      </w:rPr>
    </w:lvl>
    <w:lvl w:ilvl="2" w:tplc="0D42F6F0">
      <w:numFmt w:val="bullet"/>
      <w:lvlText w:val="•"/>
      <w:lvlJc w:val="left"/>
      <w:pPr>
        <w:ind w:left="1067" w:hanging="360"/>
      </w:pPr>
      <w:rPr>
        <w:rFonts w:hint="default"/>
        <w:lang w:val="en-US" w:eastAsia="en-US" w:bidi="en-US"/>
      </w:rPr>
    </w:lvl>
    <w:lvl w:ilvl="3" w:tplc="F5EE396E">
      <w:numFmt w:val="bullet"/>
      <w:lvlText w:val="•"/>
      <w:lvlJc w:val="left"/>
      <w:pPr>
        <w:ind w:left="1371" w:hanging="360"/>
      </w:pPr>
      <w:rPr>
        <w:rFonts w:hint="default"/>
        <w:lang w:val="en-US" w:eastAsia="en-US" w:bidi="en-US"/>
      </w:rPr>
    </w:lvl>
    <w:lvl w:ilvl="4" w:tplc="9ADA2DBA">
      <w:numFmt w:val="bullet"/>
      <w:lvlText w:val="•"/>
      <w:lvlJc w:val="left"/>
      <w:pPr>
        <w:ind w:left="1675" w:hanging="360"/>
      </w:pPr>
      <w:rPr>
        <w:rFonts w:hint="default"/>
        <w:lang w:val="en-US" w:eastAsia="en-US" w:bidi="en-US"/>
      </w:rPr>
    </w:lvl>
    <w:lvl w:ilvl="5" w:tplc="919E07DC">
      <w:numFmt w:val="bullet"/>
      <w:lvlText w:val="•"/>
      <w:lvlJc w:val="left"/>
      <w:pPr>
        <w:ind w:left="1979" w:hanging="360"/>
      </w:pPr>
      <w:rPr>
        <w:rFonts w:hint="default"/>
        <w:lang w:val="en-US" w:eastAsia="en-US" w:bidi="en-US"/>
      </w:rPr>
    </w:lvl>
    <w:lvl w:ilvl="6" w:tplc="F672110E">
      <w:numFmt w:val="bullet"/>
      <w:lvlText w:val="•"/>
      <w:lvlJc w:val="left"/>
      <w:pPr>
        <w:ind w:left="2283" w:hanging="360"/>
      </w:pPr>
      <w:rPr>
        <w:rFonts w:hint="default"/>
        <w:lang w:val="en-US" w:eastAsia="en-US" w:bidi="en-US"/>
      </w:rPr>
    </w:lvl>
    <w:lvl w:ilvl="7" w:tplc="A332246A">
      <w:numFmt w:val="bullet"/>
      <w:lvlText w:val="•"/>
      <w:lvlJc w:val="left"/>
      <w:pPr>
        <w:ind w:left="2587" w:hanging="360"/>
      </w:pPr>
      <w:rPr>
        <w:rFonts w:hint="default"/>
        <w:lang w:val="en-US" w:eastAsia="en-US" w:bidi="en-US"/>
      </w:rPr>
    </w:lvl>
    <w:lvl w:ilvl="8" w:tplc="74287CE2">
      <w:numFmt w:val="bullet"/>
      <w:lvlText w:val="•"/>
      <w:lvlJc w:val="left"/>
      <w:pPr>
        <w:ind w:left="2891" w:hanging="360"/>
      </w:pPr>
      <w:rPr>
        <w:rFonts w:hint="default"/>
        <w:lang w:val="en-US" w:eastAsia="en-US" w:bidi="en-US"/>
      </w:rPr>
    </w:lvl>
  </w:abstractNum>
  <w:abstractNum w:abstractNumId="15" w15:restartNumberingAfterBreak="0">
    <w:nsid w:val="2E926471"/>
    <w:multiLevelType w:val="hybridMultilevel"/>
    <w:tmpl w:val="05D28924"/>
    <w:lvl w:ilvl="0" w:tplc="BD5ACCEC">
      <w:numFmt w:val="bullet"/>
      <w:lvlText w:val=""/>
      <w:lvlJc w:val="left"/>
      <w:pPr>
        <w:ind w:left="469" w:hanging="360"/>
      </w:pPr>
      <w:rPr>
        <w:rFonts w:ascii="Symbol" w:eastAsia="Symbol" w:hAnsi="Symbol" w:cs="Symbol" w:hint="default"/>
        <w:w w:val="100"/>
        <w:sz w:val="20"/>
        <w:szCs w:val="20"/>
        <w:lang w:val="en-US" w:eastAsia="en-US" w:bidi="en-US"/>
      </w:rPr>
    </w:lvl>
    <w:lvl w:ilvl="1" w:tplc="27B8375C">
      <w:numFmt w:val="bullet"/>
      <w:lvlText w:val="•"/>
      <w:lvlJc w:val="left"/>
      <w:pPr>
        <w:ind w:left="763" w:hanging="360"/>
      </w:pPr>
      <w:rPr>
        <w:rFonts w:hint="default"/>
        <w:lang w:val="en-US" w:eastAsia="en-US" w:bidi="en-US"/>
      </w:rPr>
    </w:lvl>
    <w:lvl w:ilvl="2" w:tplc="56708DD8">
      <w:numFmt w:val="bullet"/>
      <w:lvlText w:val="•"/>
      <w:lvlJc w:val="left"/>
      <w:pPr>
        <w:ind w:left="1067" w:hanging="360"/>
      </w:pPr>
      <w:rPr>
        <w:rFonts w:hint="default"/>
        <w:lang w:val="en-US" w:eastAsia="en-US" w:bidi="en-US"/>
      </w:rPr>
    </w:lvl>
    <w:lvl w:ilvl="3" w:tplc="03A04CA2">
      <w:numFmt w:val="bullet"/>
      <w:lvlText w:val="•"/>
      <w:lvlJc w:val="left"/>
      <w:pPr>
        <w:ind w:left="1371" w:hanging="360"/>
      </w:pPr>
      <w:rPr>
        <w:rFonts w:hint="default"/>
        <w:lang w:val="en-US" w:eastAsia="en-US" w:bidi="en-US"/>
      </w:rPr>
    </w:lvl>
    <w:lvl w:ilvl="4" w:tplc="323EC01E">
      <w:numFmt w:val="bullet"/>
      <w:lvlText w:val="•"/>
      <w:lvlJc w:val="left"/>
      <w:pPr>
        <w:ind w:left="1675" w:hanging="360"/>
      </w:pPr>
      <w:rPr>
        <w:rFonts w:hint="default"/>
        <w:lang w:val="en-US" w:eastAsia="en-US" w:bidi="en-US"/>
      </w:rPr>
    </w:lvl>
    <w:lvl w:ilvl="5" w:tplc="BBC27590">
      <w:numFmt w:val="bullet"/>
      <w:lvlText w:val="•"/>
      <w:lvlJc w:val="left"/>
      <w:pPr>
        <w:ind w:left="1979" w:hanging="360"/>
      </w:pPr>
      <w:rPr>
        <w:rFonts w:hint="default"/>
        <w:lang w:val="en-US" w:eastAsia="en-US" w:bidi="en-US"/>
      </w:rPr>
    </w:lvl>
    <w:lvl w:ilvl="6" w:tplc="721274E2">
      <w:numFmt w:val="bullet"/>
      <w:lvlText w:val="•"/>
      <w:lvlJc w:val="left"/>
      <w:pPr>
        <w:ind w:left="2283" w:hanging="360"/>
      </w:pPr>
      <w:rPr>
        <w:rFonts w:hint="default"/>
        <w:lang w:val="en-US" w:eastAsia="en-US" w:bidi="en-US"/>
      </w:rPr>
    </w:lvl>
    <w:lvl w:ilvl="7" w:tplc="845A0F50">
      <w:numFmt w:val="bullet"/>
      <w:lvlText w:val="•"/>
      <w:lvlJc w:val="left"/>
      <w:pPr>
        <w:ind w:left="2587" w:hanging="360"/>
      </w:pPr>
      <w:rPr>
        <w:rFonts w:hint="default"/>
        <w:lang w:val="en-US" w:eastAsia="en-US" w:bidi="en-US"/>
      </w:rPr>
    </w:lvl>
    <w:lvl w:ilvl="8" w:tplc="AEA0CA80">
      <w:numFmt w:val="bullet"/>
      <w:lvlText w:val="•"/>
      <w:lvlJc w:val="left"/>
      <w:pPr>
        <w:ind w:left="2891" w:hanging="360"/>
      </w:pPr>
      <w:rPr>
        <w:rFonts w:hint="default"/>
        <w:lang w:val="en-US" w:eastAsia="en-US" w:bidi="en-US"/>
      </w:rPr>
    </w:lvl>
  </w:abstractNum>
  <w:abstractNum w:abstractNumId="16" w15:restartNumberingAfterBreak="0">
    <w:nsid w:val="315C5DF5"/>
    <w:multiLevelType w:val="hybridMultilevel"/>
    <w:tmpl w:val="7670357A"/>
    <w:lvl w:ilvl="0" w:tplc="E77C2FF4">
      <w:numFmt w:val="bullet"/>
      <w:lvlText w:val=""/>
      <w:lvlJc w:val="left"/>
      <w:pPr>
        <w:ind w:left="952" w:hanging="361"/>
      </w:pPr>
      <w:rPr>
        <w:rFonts w:ascii="Symbol" w:eastAsia="Symbol" w:hAnsi="Symbol" w:cs="Symbol" w:hint="default"/>
        <w:w w:val="100"/>
        <w:sz w:val="22"/>
        <w:szCs w:val="22"/>
        <w:lang w:val="en-US" w:eastAsia="en-US" w:bidi="en-US"/>
      </w:rPr>
    </w:lvl>
    <w:lvl w:ilvl="1" w:tplc="FDB26054">
      <w:numFmt w:val="bullet"/>
      <w:lvlText w:val="•"/>
      <w:lvlJc w:val="left"/>
      <w:pPr>
        <w:ind w:left="2365" w:hanging="361"/>
      </w:pPr>
      <w:rPr>
        <w:rFonts w:hint="default"/>
        <w:lang w:val="en-US" w:eastAsia="en-US" w:bidi="en-US"/>
      </w:rPr>
    </w:lvl>
    <w:lvl w:ilvl="2" w:tplc="0BC60CD4">
      <w:numFmt w:val="bullet"/>
      <w:lvlText w:val="•"/>
      <w:lvlJc w:val="left"/>
      <w:pPr>
        <w:ind w:left="3771" w:hanging="361"/>
      </w:pPr>
      <w:rPr>
        <w:rFonts w:hint="default"/>
        <w:lang w:val="en-US" w:eastAsia="en-US" w:bidi="en-US"/>
      </w:rPr>
    </w:lvl>
    <w:lvl w:ilvl="3" w:tplc="7DD4AC04">
      <w:numFmt w:val="bullet"/>
      <w:lvlText w:val="•"/>
      <w:lvlJc w:val="left"/>
      <w:pPr>
        <w:ind w:left="5177" w:hanging="361"/>
      </w:pPr>
      <w:rPr>
        <w:rFonts w:hint="default"/>
        <w:lang w:val="en-US" w:eastAsia="en-US" w:bidi="en-US"/>
      </w:rPr>
    </w:lvl>
    <w:lvl w:ilvl="4" w:tplc="938E5A4E">
      <w:numFmt w:val="bullet"/>
      <w:lvlText w:val="•"/>
      <w:lvlJc w:val="left"/>
      <w:pPr>
        <w:ind w:left="6583" w:hanging="361"/>
      </w:pPr>
      <w:rPr>
        <w:rFonts w:hint="default"/>
        <w:lang w:val="en-US" w:eastAsia="en-US" w:bidi="en-US"/>
      </w:rPr>
    </w:lvl>
    <w:lvl w:ilvl="5" w:tplc="F40ABED2">
      <w:numFmt w:val="bullet"/>
      <w:lvlText w:val="•"/>
      <w:lvlJc w:val="left"/>
      <w:pPr>
        <w:ind w:left="7989" w:hanging="361"/>
      </w:pPr>
      <w:rPr>
        <w:rFonts w:hint="default"/>
        <w:lang w:val="en-US" w:eastAsia="en-US" w:bidi="en-US"/>
      </w:rPr>
    </w:lvl>
    <w:lvl w:ilvl="6" w:tplc="F148D742">
      <w:numFmt w:val="bullet"/>
      <w:lvlText w:val="•"/>
      <w:lvlJc w:val="left"/>
      <w:pPr>
        <w:ind w:left="9395" w:hanging="361"/>
      </w:pPr>
      <w:rPr>
        <w:rFonts w:hint="default"/>
        <w:lang w:val="en-US" w:eastAsia="en-US" w:bidi="en-US"/>
      </w:rPr>
    </w:lvl>
    <w:lvl w:ilvl="7" w:tplc="84E85342">
      <w:numFmt w:val="bullet"/>
      <w:lvlText w:val="•"/>
      <w:lvlJc w:val="left"/>
      <w:pPr>
        <w:ind w:left="10800" w:hanging="361"/>
      </w:pPr>
      <w:rPr>
        <w:rFonts w:hint="default"/>
        <w:lang w:val="en-US" w:eastAsia="en-US" w:bidi="en-US"/>
      </w:rPr>
    </w:lvl>
    <w:lvl w:ilvl="8" w:tplc="97483156">
      <w:numFmt w:val="bullet"/>
      <w:lvlText w:val="•"/>
      <w:lvlJc w:val="left"/>
      <w:pPr>
        <w:ind w:left="12206" w:hanging="361"/>
      </w:pPr>
      <w:rPr>
        <w:rFonts w:hint="default"/>
        <w:lang w:val="en-US" w:eastAsia="en-US" w:bidi="en-US"/>
      </w:rPr>
    </w:lvl>
  </w:abstractNum>
  <w:abstractNum w:abstractNumId="17" w15:restartNumberingAfterBreak="0">
    <w:nsid w:val="32C851A1"/>
    <w:multiLevelType w:val="hybridMultilevel"/>
    <w:tmpl w:val="6ED08E20"/>
    <w:lvl w:ilvl="0" w:tplc="92E6048A">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18" w15:restartNumberingAfterBreak="0">
    <w:nsid w:val="3EF16F80"/>
    <w:multiLevelType w:val="hybridMultilevel"/>
    <w:tmpl w:val="1018D71E"/>
    <w:lvl w:ilvl="0" w:tplc="1B32D522">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19" w15:restartNumberingAfterBreak="0">
    <w:nsid w:val="451E63E2"/>
    <w:multiLevelType w:val="hybridMultilevel"/>
    <w:tmpl w:val="20F81EFE"/>
    <w:lvl w:ilvl="0" w:tplc="5AEC97B4">
      <w:numFmt w:val="bullet"/>
      <w:lvlText w:val=""/>
      <w:lvlJc w:val="left"/>
      <w:pPr>
        <w:ind w:left="465" w:hanging="360"/>
      </w:pPr>
      <w:rPr>
        <w:rFonts w:ascii="Symbol" w:eastAsia="Symbol" w:hAnsi="Symbol" w:cs="Symbol" w:hint="default"/>
        <w:w w:val="100"/>
        <w:sz w:val="20"/>
        <w:szCs w:val="20"/>
        <w:lang w:val="en-US" w:eastAsia="en-US" w:bidi="en-US"/>
      </w:rPr>
    </w:lvl>
    <w:lvl w:ilvl="1" w:tplc="472E190A">
      <w:numFmt w:val="bullet"/>
      <w:lvlText w:val="•"/>
      <w:lvlJc w:val="left"/>
      <w:pPr>
        <w:ind w:left="767" w:hanging="360"/>
      </w:pPr>
      <w:rPr>
        <w:rFonts w:hint="default"/>
        <w:lang w:val="en-US" w:eastAsia="en-US" w:bidi="en-US"/>
      </w:rPr>
    </w:lvl>
    <w:lvl w:ilvl="2" w:tplc="D8724FC2">
      <w:numFmt w:val="bullet"/>
      <w:lvlText w:val="•"/>
      <w:lvlJc w:val="left"/>
      <w:pPr>
        <w:ind w:left="1074" w:hanging="360"/>
      </w:pPr>
      <w:rPr>
        <w:rFonts w:hint="default"/>
        <w:lang w:val="en-US" w:eastAsia="en-US" w:bidi="en-US"/>
      </w:rPr>
    </w:lvl>
    <w:lvl w:ilvl="3" w:tplc="1560523C">
      <w:numFmt w:val="bullet"/>
      <w:lvlText w:val="•"/>
      <w:lvlJc w:val="left"/>
      <w:pPr>
        <w:ind w:left="1381" w:hanging="360"/>
      </w:pPr>
      <w:rPr>
        <w:rFonts w:hint="default"/>
        <w:lang w:val="en-US" w:eastAsia="en-US" w:bidi="en-US"/>
      </w:rPr>
    </w:lvl>
    <w:lvl w:ilvl="4" w:tplc="1742BE18">
      <w:numFmt w:val="bullet"/>
      <w:lvlText w:val="•"/>
      <w:lvlJc w:val="left"/>
      <w:pPr>
        <w:ind w:left="1689" w:hanging="360"/>
      </w:pPr>
      <w:rPr>
        <w:rFonts w:hint="default"/>
        <w:lang w:val="en-US" w:eastAsia="en-US" w:bidi="en-US"/>
      </w:rPr>
    </w:lvl>
    <w:lvl w:ilvl="5" w:tplc="5298EE28">
      <w:numFmt w:val="bullet"/>
      <w:lvlText w:val="•"/>
      <w:lvlJc w:val="left"/>
      <w:pPr>
        <w:ind w:left="1996" w:hanging="360"/>
      </w:pPr>
      <w:rPr>
        <w:rFonts w:hint="default"/>
        <w:lang w:val="en-US" w:eastAsia="en-US" w:bidi="en-US"/>
      </w:rPr>
    </w:lvl>
    <w:lvl w:ilvl="6" w:tplc="F2C89A90">
      <w:numFmt w:val="bullet"/>
      <w:lvlText w:val="•"/>
      <w:lvlJc w:val="left"/>
      <w:pPr>
        <w:ind w:left="2303" w:hanging="360"/>
      </w:pPr>
      <w:rPr>
        <w:rFonts w:hint="default"/>
        <w:lang w:val="en-US" w:eastAsia="en-US" w:bidi="en-US"/>
      </w:rPr>
    </w:lvl>
    <w:lvl w:ilvl="7" w:tplc="FFA2B4AE">
      <w:numFmt w:val="bullet"/>
      <w:lvlText w:val="•"/>
      <w:lvlJc w:val="left"/>
      <w:pPr>
        <w:ind w:left="2611" w:hanging="360"/>
      </w:pPr>
      <w:rPr>
        <w:rFonts w:hint="default"/>
        <w:lang w:val="en-US" w:eastAsia="en-US" w:bidi="en-US"/>
      </w:rPr>
    </w:lvl>
    <w:lvl w:ilvl="8" w:tplc="247C0820">
      <w:numFmt w:val="bullet"/>
      <w:lvlText w:val="•"/>
      <w:lvlJc w:val="left"/>
      <w:pPr>
        <w:ind w:left="2918" w:hanging="360"/>
      </w:pPr>
      <w:rPr>
        <w:rFonts w:hint="default"/>
        <w:lang w:val="en-US" w:eastAsia="en-US" w:bidi="en-US"/>
      </w:rPr>
    </w:lvl>
  </w:abstractNum>
  <w:abstractNum w:abstractNumId="20" w15:restartNumberingAfterBreak="0">
    <w:nsid w:val="488D1B86"/>
    <w:multiLevelType w:val="hybridMultilevel"/>
    <w:tmpl w:val="DCE26DF8"/>
    <w:lvl w:ilvl="0" w:tplc="35FA392C">
      <w:start w:val="1"/>
      <w:numFmt w:val="decimal"/>
      <w:lvlText w:val="%1."/>
      <w:lvlJc w:val="left"/>
      <w:pPr>
        <w:ind w:left="410" w:hanging="360"/>
      </w:pPr>
      <w:rPr>
        <w:rFonts w:hint="default"/>
      </w:rPr>
    </w:lvl>
    <w:lvl w:ilvl="1" w:tplc="0C090019" w:tentative="1">
      <w:start w:val="1"/>
      <w:numFmt w:val="lowerLetter"/>
      <w:lvlText w:val="%2."/>
      <w:lvlJc w:val="left"/>
      <w:pPr>
        <w:ind w:left="1130" w:hanging="360"/>
      </w:pPr>
    </w:lvl>
    <w:lvl w:ilvl="2" w:tplc="0C09001B" w:tentative="1">
      <w:start w:val="1"/>
      <w:numFmt w:val="lowerRoman"/>
      <w:lvlText w:val="%3."/>
      <w:lvlJc w:val="right"/>
      <w:pPr>
        <w:ind w:left="1850" w:hanging="180"/>
      </w:pPr>
    </w:lvl>
    <w:lvl w:ilvl="3" w:tplc="0C09000F" w:tentative="1">
      <w:start w:val="1"/>
      <w:numFmt w:val="decimal"/>
      <w:lvlText w:val="%4."/>
      <w:lvlJc w:val="left"/>
      <w:pPr>
        <w:ind w:left="2570" w:hanging="360"/>
      </w:pPr>
    </w:lvl>
    <w:lvl w:ilvl="4" w:tplc="0C090019" w:tentative="1">
      <w:start w:val="1"/>
      <w:numFmt w:val="lowerLetter"/>
      <w:lvlText w:val="%5."/>
      <w:lvlJc w:val="left"/>
      <w:pPr>
        <w:ind w:left="3290" w:hanging="360"/>
      </w:pPr>
    </w:lvl>
    <w:lvl w:ilvl="5" w:tplc="0C09001B" w:tentative="1">
      <w:start w:val="1"/>
      <w:numFmt w:val="lowerRoman"/>
      <w:lvlText w:val="%6."/>
      <w:lvlJc w:val="right"/>
      <w:pPr>
        <w:ind w:left="4010" w:hanging="180"/>
      </w:pPr>
    </w:lvl>
    <w:lvl w:ilvl="6" w:tplc="0C09000F" w:tentative="1">
      <w:start w:val="1"/>
      <w:numFmt w:val="decimal"/>
      <w:lvlText w:val="%7."/>
      <w:lvlJc w:val="left"/>
      <w:pPr>
        <w:ind w:left="4730" w:hanging="360"/>
      </w:pPr>
    </w:lvl>
    <w:lvl w:ilvl="7" w:tplc="0C090019" w:tentative="1">
      <w:start w:val="1"/>
      <w:numFmt w:val="lowerLetter"/>
      <w:lvlText w:val="%8."/>
      <w:lvlJc w:val="left"/>
      <w:pPr>
        <w:ind w:left="5450" w:hanging="360"/>
      </w:pPr>
    </w:lvl>
    <w:lvl w:ilvl="8" w:tplc="0C09001B" w:tentative="1">
      <w:start w:val="1"/>
      <w:numFmt w:val="lowerRoman"/>
      <w:lvlText w:val="%9."/>
      <w:lvlJc w:val="right"/>
      <w:pPr>
        <w:ind w:left="6170" w:hanging="180"/>
      </w:pPr>
    </w:lvl>
  </w:abstractNum>
  <w:abstractNum w:abstractNumId="21" w15:restartNumberingAfterBreak="0">
    <w:nsid w:val="48B767D5"/>
    <w:multiLevelType w:val="hybridMultilevel"/>
    <w:tmpl w:val="4084689A"/>
    <w:lvl w:ilvl="0" w:tplc="15829B0A">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22" w15:restartNumberingAfterBreak="0">
    <w:nsid w:val="48F473EA"/>
    <w:multiLevelType w:val="hybridMultilevel"/>
    <w:tmpl w:val="40F676AC"/>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3" w15:restartNumberingAfterBreak="0">
    <w:nsid w:val="49AF7797"/>
    <w:multiLevelType w:val="hybridMultilevel"/>
    <w:tmpl w:val="7946E156"/>
    <w:lvl w:ilvl="0" w:tplc="0C090001">
      <w:start w:val="1"/>
      <w:numFmt w:val="bullet"/>
      <w:lvlText w:val=""/>
      <w:lvlJc w:val="left"/>
      <w:pPr>
        <w:ind w:left="1191" w:hanging="360"/>
      </w:pPr>
      <w:rPr>
        <w:rFonts w:ascii="Symbol" w:hAnsi="Symbol" w:hint="default"/>
      </w:rPr>
    </w:lvl>
    <w:lvl w:ilvl="1" w:tplc="0C090003" w:tentative="1">
      <w:start w:val="1"/>
      <w:numFmt w:val="bullet"/>
      <w:lvlText w:val="o"/>
      <w:lvlJc w:val="left"/>
      <w:pPr>
        <w:ind w:left="1911" w:hanging="360"/>
      </w:pPr>
      <w:rPr>
        <w:rFonts w:ascii="Courier New" w:hAnsi="Courier New" w:cs="Courier New" w:hint="default"/>
      </w:rPr>
    </w:lvl>
    <w:lvl w:ilvl="2" w:tplc="0C090005" w:tentative="1">
      <w:start w:val="1"/>
      <w:numFmt w:val="bullet"/>
      <w:lvlText w:val=""/>
      <w:lvlJc w:val="left"/>
      <w:pPr>
        <w:ind w:left="2631" w:hanging="360"/>
      </w:pPr>
      <w:rPr>
        <w:rFonts w:ascii="Wingdings" w:hAnsi="Wingdings" w:hint="default"/>
      </w:rPr>
    </w:lvl>
    <w:lvl w:ilvl="3" w:tplc="0C090001" w:tentative="1">
      <w:start w:val="1"/>
      <w:numFmt w:val="bullet"/>
      <w:lvlText w:val=""/>
      <w:lvlJc w:val="left"/>
      <w:pPr>
        <w:ind w:left="3351" w:hanging="360"/>
      </w:pPr>
      <w:rPr>
        <w:rFonts w:ascii="Symbol" w:hAnsi="Symbol" w:hint="default"/>
      </w:rPr>
    </w:lvl>
    <w:lvl w:ilvl="4" w:tplc="0C090003" w:tentative="1">
      <w:start w:val="1"/>
      <w:numFmt w:val="bullet"/>
      <w:lvlText w:val="o"/>
      <w:lvlJc w:val="left"/>
      <w:pPr>
        <w:ind w:left="4071" w:hanging="360"/>
      </w:pPr>
      <w:rPr>
        <w:rFonts w:ascii="Courier New" w:hAnsi="Courier New" w:cs="Courier New" w:hint="default"/>
      </w:rPr>
    </w:lvl>
    <w:lvl w:ilvl="5" w:tplc="0C090005" w:tentative="1">
      <w:start w:val="1"/>
      <w:numFmt w:val="bullet"/>
      <w:lvlText w:val=""/>
      <w:lvlJc w:val="left"/>
      <w:pPr>
        <w:ind w:left="4791" w:hanging="360"/>
      </w:pPr>
      <w:rPr>
        <w:rFonts w:ascii="Wingdings" w:hAnsi="Wingdings" w:hint="default"/>
      </w:rPr>
    </w:lvl>
    <w:lvl w:ilvl="6" w:tplc="0C090001" w:tentative="1">
      <w:start w:val="1"/>
      <w:numFmt w:val="bullet"/>
      <w:lvlText w:val=""/>
      <w:lvlJc w:val="left"/>
      <w:pPr>
        <w:ind w:left="5511" w:hanging="360"/>
      </w:pPr>
      <w:rPr>
        <w:rFonts w:ascii="Symbol" w:hAnsi="Symbol" w:hint="default"/>
      </w:rPr>
    </w:lvl>
    <w:lvl w:ilvl="7" w:tplc="0C090003" w:tentative="1">
      <w:start w:val="1"/>
      <w:numFmt w:val="bullet"/>
      <w:lvlText w:val="o"/>
      <w:lvlJc w:val="left"/>
      <w:pPr>
        <w:ind w:left="6231" w:hanging="360"/>
      </w:pPr>
      <w:rPr>
        <w:rFonts w:ascii="Courier New" w:hAnsi="Courier New" w:cs="Courier New" w:hint="default"/>
      </w:rPr>
    </w:lvl>
    <w:lvl w:ilvl="8" w:tplc="0C090005" w:tentative="1">
      <w:start w:val="1"/>
      <w:numFmt w:val="bullet"/>
      <w:lvlText w:val=""/>
      <w:lvlJc w:val="left"/>
      <w:pPr>
        <w:ind w:left="6951" w:hanging="360"/>
      </w:pPr>
      <w:rPr>
        <w:rFonts w:ascii="Wingdings" w:hAnsi="Wingdings" w:hint="default"/>
      </w:rPr>
    </w:lvl>
  </w:abstractNum>
  <w:abstractNum w:abstractNumId="24" w15:restartNumberingAfterBreak="0">
    <w:nsid w:val="4DDB1367"/>
    <w:multiLevelType w:val="hybridMultilevel"/>
    <w:tmpl w:val="AC023E22"/>
    <w:lvl w:ilvl="0" w:tplc="167E6386">
      <w:start w:val="1"/>
      <w:numFmt w:val="decimal"/>
      <w:lvlText w:val="%1."/>
      <w:lvlJc w:val="left"/>
      <w:pPr>
        <w:ind w:left="471" w:hanging="360"/>
      </w:pPr>
      <w:rPr>
        <w:rFonts w:ascii="Calibri" w:eastAsia="Calibri" w:hAnsi="Calibri" w:cs="Calibri" w:hint="default"/>
        <w:b w:val="0"/>
        <w:bCs w:val="0"/>
        <w:spacing w:val="-2"/>
        <w:w w:val="100"/>
        <w:sz w:val="20"/>
        <w:szCs w:val="20"/>
        <w:lang w:val="en-US" w:eastAsia="en-US" w:bidi="en-US"/>
      </w:rPr>
    </w:lvl>
    <w:lvl w:ilvl="1" w:tplc="FBE4E144">
      <w:numFmt w:val="bullet"/>
      <w:lvlText w:val="•"/>
      <w:lvlJc w:val="left"/>
      <w:pPr>
        <w:ind w:left="1068" w:hanging="360"/>
      </w:pPr>
      <w:rPr>
        <w:rFonts w:hint="default"/>
        <w:lang w:val="en-US" w:eastAsia="en-US" w:bidi="en-US"/>
      </w:rPr>
    </w:lvl>
    <w:lvl w:ilvl="2" w:tplc="6EA8A34C">
      <w:numFmt w:val="bullet"/>
      <w:lvlText w:val="•"/>
      <w:lvlJc w:val="left"/>
      <w:pPr>
        <w:ind w:left="1657" w:hanging="360"/>
      </w:pPr>
      <w:rPr>
        <w:rFonts w:hint="default"/>
        <w:lang w:val="en-US" w:eastAsia="en-US" w:bidi="en-US"/>
      </w:rPr>
    </w:lvl>
    <w:lvl w:ilvl="3" w:tplc="0528308E">
      <w:numFmt w:val="bullet"/>
      <w:lvlText w:val="•"/>
      <w:lvlJc w:val="left"/>
      <w:pPr>
        <w:ind w:left="2246" w:hanging="360"/>
      </w:pPr>
      <w:rPr>
        <w:rFonts w:hint="default"/>
        <w:lang w:val="en-US" w:eastAsia="en-US" w:bidi="en-US"/>
      </w:rPr>
    </w:lvl>
    <w:lvl w:ilvl="4" w:tplc="20C21648">
      <w:numFmt w:val="bullet"/>
      <w:lvlText w:val="•"/>
      <w:lvlJc w:val="left"/>
      <w:pPr>
        <w:ind w:left="2835" w:hanging="360"/>
      </w:pPr>
      <w:rPr>
        <w:rFonts w:hint="default"/>
        <w:lang w:val="en-US" w:eastAsia="en-US" w:bidi="en-US"/>
      </w:rPr>
    </w:lvl>
    <w:lvl w:ilvl="5" w:tplc="0F00BF3C">
      <w:numFmt w:val="bullet"/>
      <w:lvlText w:val="•"/>
      <w:lvlJc w:val="left"/>
      <w:pPr>
        <w:ind w:left="3424" w:hanging="360"/>
      </w:pPr>
      <w:rPr>
        <w:rFonts w:hint="default"/>
        <w:lang w:val="en-US" w:eastAsia="en-US" w:bidi="en-US"/>
      </w:rPr>
    </w:lvl>
    <w:lvl w:ilvl="6" w:tplc="0E588060">
      <w:numFmt w:val="bullet"/>
      <w:lvlText w:val="•"/>
      <w:lvlJc w:val="left"/>
      <w:pPr>
        <w:ind w:left="4013" w:hanging="360"/>
      </w:pPr>
      <w:rPr>
        <w:rFonts w:hint="default"/>
        <w:lang w:val="en-US" w:eastAsia="en-US" w:bidi="en-US"/>
      </w:rPr>
    </w:lvl>
    <w:lvl w:ilvl="7" w:tplc="5452475A">
      <w:numFmt w:val="bullet"/>
      <w:lvlText w:val="•"/>
      <w:lvlJc w:val="left"/>
      <w:pPr>
        <w:ind w:left="4602" w:hanging="360"/>
      </w:pPr>
      <w:rPr>
        <w:rFonts w:hint="default"/>
        <w:lang w:val="en-US" w:eastAsia="en-US" w:bidi="en-US"/>
      </w:rPr>
    </w:lvl>
    <w:lvl w:ilvl="8" w:tplc="D8B058BA">
      <w:numFmt w:val="bullet"/>
      <w:lvlText w:val="•"/>
      <w:lvlJc w:val="left"/>
      <w:pPr>
        <w:ind w:left="5191" w:hanging="360"/>
      </w:pPr>
      <w:rPr>
        <w:rFonts w:hint="default"/>
        <w:lang w:val="en-US" w:eastAsia="en-US" w:bidi="en-US"/>
      </w:rPr>
    </w:lvl>
  </w:abstractNum>
  <w:abstractNum w:abstractNumId="25" w15:restartNumberingAfterBreak="0">
    <w:nsid w:val="50CC5F59"/>
    <w:multiLevelType w:val="hybridMultilevel"/>
    <w:tmpl w:val="63369480"/>
    <w:lvl w:ilvl="0" w:tplc="CDB8B0F0">
      <w:start w:val="1"/>
      <w:numFmt w:val="decimal"/>
      <w:lvlText w:val="%1."/>
      <w:lvlJc w:val="left"/>
      <w:pPr>
        <w:ind w:left="471" w:hanging="360"/>
      </w:pPr>
      <w:rPr>
        <w:rFonts w:hint="default"/>
      </w:rPr>
    </w:lvl>
    <w:lvl w:ilvl="1" w:tplc="0C090019" w:tentative="1">
      <w:start w:val="1"/>
      <w:numFmt w:val="lowerLetter"/>
      <w:lvlText w:val="%2."/>
      <w:lvlJc w:val="left"/>
      <w:pPr>
        <w:ind w:left="1191" w:hanging="360"/>
      </w:pPr>
    </w:lvl>
    <w:lvl w:ilvl="2" w:tplc="0C09001B" w:tentative="1">
      <w:start w:val="1"/>
      <w:numFmt w:val="lowerRoman"/>
      <w:lvlText w:val="%3."/>
      <w:lvlJc w:val="right"/>
      <w:pPr>
        <w:ind w:left="1911" w:hanging="180"/>
      </w:pPr>
    </w:lvl>
    <w:lvl w:ilvl="3" w:tplc="0C09000F" w:tentative="1">
      <w:start w:val="1"/>
      <w:numFmt w:val="decimal"/>
      <w:lvlText w:val="%4."/>
      <w:lvlJc w:val="left"/>
      <w:pPr>
        <w:ind w:left="2631" w:hanging="360"/>
      </w:pPr>
    </w:lvl>
    <w:lvl w:ilvl="4" w:tplc="0C090019" w:tentative="1">
      <w:start w:val="1"/>
      <w:numFmt w:val="lowerLetter"/>
      <w:lvlText w:val="%5."/>
      <w:lvlJc w:val="left"/>
      <w:pPr>
        <w:ind w:left="3351" w:hanging="360"/>
      </w:pPr>
    </w:lvl>
    <w:lvl w:ilvl="5" w:tplc="0C09001B" w:tentative="1">
      <w:start w:val="1"/>
      <w:numFmt w:val="lowerRoman"/>
      <w:lvlText w:val="%6."/>
      <w:lvlJc w:val="right"/>
      <w:pPr>
        <w:ind w:left="4071" w:hanging="180"/>
      </w:pPr>
    </w:lvl>
    <w:lvl w:ilvl="6" w:tplc="0C09000F" w:tentative="1">
      <w:start w:val="1"/>
      <w:numFmt w:val="decimal"/>
      <w:lvlText w:val="%7."/>
      <w:lvlJc w:val="left"/>
      <w:pPr>
        <w:ind w:left="4791" w:hanging="360"/>
      </w:pPr>
    </w:lvl>
    <w:lvl w:ilvl="7" w:tplc="0C090019" w:tentative="1">
      <w:start w:val="1"/>
      <w:numFmt w:val="lowerLetter"/>
      <w:lvlText w:val="%8."/>
      <w:lvlJc w:val="left"/>
      <w:pPr>
        <w:ind w:left="5511" w:hanging="360"/>
      </w:pPr>
    </w:lvl>
    <w:lvl w:ilvl="8" w:tplc="0C09001B" w:tentative="1">
      <w:start w:val="1"/>
      <w:numFmt w:val="lowerRoman"/>
      <w:lvlText w:val="%9."/>
      <w:lvlJc w:val="right"/>
      <w:pPr>
        <w:ind w:left="6231" w:hanging="180"/>
      </w:pPr>
    </w:lvl>
  </w:abstractNum>
  <w:abstractNum w:abstractNumId="26" w15:restartNumberingAfterBreak="0">
    <w:nsid w:val="518B015A"/>
    <w:multiLevelType w:val="hybridMultilevel"/>
    <w:tmpl w:val="2F10E624"/>
    <w:lvl w:ilvl="0" w:tplc="76725836">
      <w:numFmt w:val="bullet"/>
      <w:lvlText w:val=""/>
      <w:lvlJc w:val="left"/>
      <w:pPr>
        <w:ind w:left="470" w:hanging="360"/>
      </w:pPr>
      <w:rPr>
        <w:rFonts w:ascii="Symbol" w:eastAsia="Symbol" w:hAnsi="Symbol" w:cs="Symbol" w:hint="default"/>
        <w:w w:val="100"/>
        <w:sz w:val="20"/>
        <w:szCs w:val="20"/>
        <w:lang w:val="en-US" w:eastAsia="en-US" w:bidi="en-US"/>
      </w:rPr>
    </w:lvl>
    <w:lvl w:ilvl="1" w:tplc="9E6C3264">
      <w:numFmt w:val="bullet"/>
      <w:lvlText w:val="•"/>
      <w:lvlJc w:val="left"/>
      <w:pPr>
        <w:ind w:left="795" w:hanging="360"/>
      </w:pPr>
      <w:rPr>
        <w:rFonts w:hint="default"/>
        <w:lang w:val="en-US" w:eastAsia="en-US" w:bidi="en-US"/>
      </w:rPr>
    </w:lvl>
    <w:lvl w:ilvl="2" w:tplc="A6BE5082">
      <w:numFmt w:val="bullet"/>
      <w:lvlText w:val="•"/>
      <w:lvlJc w:val="left"/>
      <w:pPr>
        <w:ind w:left="1110" w:hanging="360"/>
      </w:pPr>
      <w:rPr>
        <w:rFonts w:hint="default"/>
        <w:lang w:val="en-US" w:eastAsia="en-US" w:bidi="en-US"/>
      </w:rPr>
    </w:lvl>
    <w:lvl w:ilvl="3" w:tplc="E36EB2F6">
      <w:numFmt w:val="bullet"/>
      <w:lvlText w:val="•"/>
      <w:lvlJc w:val="left"/>
      <w:pPr>
        <w:ind w:left="1425" w:hanging="360"/>
      </w:pPr>
      <w:rPr>
        <w:rFonts w:hint="default"/>
        <w:lang w:val="en-US" w:eastAsia="en-US" w:bidi="en-US"/>
      </w:rPr>
    </w:lvl>
    <w:lvl w:ilvl="4" w:tplc="3D4A9812">
      <w:numFmt w:val="bullet"/>
      <w:lvlText w:val="•"/>
      <w:lvlJc w:val="left"/>
      <w:pPr>
        <w:ind w:left="1741" w:hanging="360"/>
      </w:pPr>
      <w:rPr>
        <w:rFonts w:hint="default"/>
        <w:lang w:val="en-US" w:eastAsia="en-US" w:bidi="en-US"/>
      </w:rPr>
    </w:lvl>
    <w:lvl w:ilvl="5" w:tplc="9A5C29B0">
      <w:numFmt w:val="bullet"/>
      <w:lvlText w:val="•"/>
      <w:lvlJc w:val="left"/>
      <w:pPr>
        <w:ind w:left="2056" w:hanging="360"/>
      </w:pPr>
      <w:rPr>
        <w:rFonts w:hint="default"/>
        <w:lang w:val="en-US" w:eastAsia="en-US" w:bidi="en-US"/>
      </w:rPr>
    </w:lvl>
    <w:lvl w:ilvl="6" w:tplc="BBA8A6D0">
      <w:numFmt w:val="bullet"/>
      <w:lvlText w:val="•"/>
      <w:lvlJc w:val="left"/>
      <w:pPr>
        <w:ind w:left="2371" w:hanging="360"/>
      </w:pPr>
      <w:rPr>
        <w:rFonts w:hint="default"/>
        <w:lang w:val="en-US" w:eastAsia="en-US" w:bidi="en-US"/>
      </w:rPr>
    </w:lvl>
    <w:lvl w:ilvl="7" w:tplc="0F9C1E34">
      <w:numFmt w:val="bullet"/>
      <w:lvlText w:val="•"/>
      <w:lvlJc w:val="left"/>
      <w:pPr>
        <w:ind w:left="2687" w:hanging="360"/>
      </w:pPr>
      <w:rPr>
        <w:rFonts w:hint="default"/>
        <w:lang w:val="en-US" w:eastAsia="en-US" w:bidi="en-US"/>
      </w:rPr>
    </w:lvl>
    <w:lvl w:ilvl="8" w:tplc="F6B2ACB0">
      <w:numFmt w:val="bullet"/>
      <w:lvlText w:val="•"/>
      <w:lvlJc w:val="left"/>
      <w:pPr>
        <w:ind w:left="3002" w:hanging="360"/>
      </w:pPr>
      <w:rPr>
        <w:rFonts w:hint="default"/>
        <w:lang w:val="en-US" w:eastAsia="en-US" w:bidi="en-US"/>
      </w:rPr>
    </w:lvl>
  </w:abstractNum>
  <w:abstractNum w:abstractNumId="27" w15:restartNumberingAfterBreak="0">
    <w:nsid w:val="574237E9"/>
    <w:multiLevelType w:val="hybridMultilevel"/>
    <w:tmpl w:val="4E14AA86"/>
    <w:lvl w:ilvl="0" w:tplc="F5729734">
      <w:start w:val="1"/>
      <w:numFmt w:val="decimal"/>
      <w:lvlText w:val="%1."/>
      <w:lvlJc w:val="left"/>
      <w:pPr>
        <w:ind w:left="470" w:hanging="360"/>
      </w:pPr>
      <w:rPr>
        <w:rFonts w:hint="default"/>
      </w:rPr>
    </w:lvl>
    <w:lvl w:ilvl="1" w:tplc="0C090019">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28" w15:restartNumberingAfterBreak="0">
    <w:nsid w:val="57A93CB8"/>
    <w:multiLevelType w:val="hybridMultilevel"/>
    <w:tmpl w:val="BE22D7E0"/>
    <w:lvl w:ilvl="0" w:tplc="30EE602A">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29" w15:restartNumberingAfterBreak="0">
    <w:nsid w:val="58D70956"/>
    <w:multiLevelType w:val="hybridMultilevel"/>
    <w:tmpl w:val="D094618E"/>
    <w:lvl w:ilvl="0" w:tplc="1A1A9688">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30" w15:restartNumberingAfterBreak="0">
    <w:nsid w:val="5ACB6793"/>
    <w:multiLevelType w:val="hybridMultilevel"/>
    <w:tmpl w:val="3998ED52"/>
    <w:lvl w:ilvl="0" w:tplc="E49CEFD4">
      <w:start w:val="1"/>
      <w:numFmt w:val="decimal"/>
      <w:lvlText w:val="%1."/>
      <w:lvlJc w:val="left"/>
      <w:pPr>
        <w:ind w:left="470" w:hanging="360"/>
      </w:pPr>
      <w:rPr>
        <w:rFonts w:hint="default"/>
      </w:rPr>
    </w:lvl>
    <w:lvl w:ilvl="1" w:tplc="0C090019" w:tentative="1">
      <w:start w:val="1"/>
      <w:numFmt w:val="lowerLetter"/>
      <w:lvlText w:val="%2."/>
      <w:lvlJc w:val="left"/>
      <w:pPr>
        <w:ind w:left="1190" w:hanging="360"/>
      </w:pPr>
    </w:lvl>
    <w:lvl w:ilvl="2" w:tplc="0C09001B" w:tentative="1">
      <w:start w:val="1"/>
      <w:numFmt w:val="lowerRoman"/>
      <w:lvlText w:val="%3."/>
      <w:lvlJc w:val="right"/>
      <w:pPr>
        <w:ind w:left="1910" w:hanging="180"/>
      </w:pPr>
    </w:lvl>
    <w:lvl w:ilvl="3" w:tplc="0C09000F" w:tentative="1">
      <w:start w:val="1"/>
      <w:numFmt w:val="decimal"/>
      <w:lvlText w:val="%4."/>
      <w:lvlJc w:val="left"/>
      <w:pPr>
        <w:ind w:left="2630" w:hanging="360"/>
      </w:pPr>
    </w:lvl>
    <w:lvl w:ilvl="4" w:tplc="0C090019" w:tentative="1">
      <w:start w:val="1"/>
      <w:numFmt w:val="lowerLetter"/>
      <w:lvlText w:val="%5."/>
      <w:lvlJc w:val="left"/>
      <w:pPr>
        <w:ind w:left="3350" w:hanging="360"/>
      </w:pPr>
    </w:lvl>
    <w:lvl w:ilvl="5" w:tplc="0C09001B" w:tentative="1">
      <w:start w:val="1"/>
      <w:numFmt w:val="lowerRoman"/>
      <w:lvlText w:val="%6."/>
      <w:lvlJc w:val="right"/>
      <w:pPr>
        <w:ind w:left="4070" w:hanging="180"/>
      </w:pPr>
    </w:lvl>
    <w:lvl w:ilvl="6" w:tplc="0C09000F" w:tentative="1">
      <w:start w:val="1"/>
      <w:numFmt w:val="decimal"/>
      <w:lvlText w:val="%7."/>
      <w:lvlJc w:val="left"/>
      <w:pPr>
        <w:ind w:left="4790" w:hanging="360"/>
      </w:pPr>
    </w:lvl>
    <w:lvl w:ilvl="7" w:tplc="0C090019" w:tentative="1">
      <w:start w:val="1"/>
      <w:numFmt w:val="lowerLetter"/>
      <w:lvlText w:val="%8."/>
      <w:lvlJc w:val="left"/>
      <w:pPr>
        <w:ind w:left="5510" w:hanging="360"/>
      </w:pPr>
    </w:lvl>
    <w:lvl w:ilvl="8" w:tplc="0C09001B" w:tentative="1">
      <w:start w:val="1"/>
      <w:numFmt w:val="lowerRoman"/>
      <w:lvlText w:val="%9."/>
      <w:lvlJc w:val="right"/>
      <w:pPr>
        <w:ind w:left="6230" w:hanging="180"/>
      </w:pPr>
    </w:lvl>
  </w:abstractNum>
  <w:abstractNum w:abstractNumId="31" w15:restartNumberingAfterBreak="0">
    <w:nsid w:val="5C073F36"/>
    <w:multiLevelType w:val="hybridMultilevel"/>
    <w:tmpl w:val="B11E7CC2"/>
    <w:lvl w:ilvl="0" w:tplc="74E2A710">
      <w:start w:val="1"/>
      <w:numFmt w:val="decimal"/>
      <w:lvlText w:val="%1."/>
      <w:lvlJc w:val="left"/>
      <w:pPr>
        <w:ind w:left="410" w:hanging="360"/>
      </w:pPr>
      <w:rPr>
        <w:rFonts w:hint="default"/>
      </w:rPr>
    </w:lvl>
    <w:lvl w:ilvl="1" w:tplc="0C090019" w:tentative="1">
      <w:start w:val="1"/>
      <w:numFmt w:val="lowerLetter"/>
      <w:lvlText w:val="%2."/>
      <w:lvlJc w:val="left"/>
      <w:pPr>
        <w:ind w:left="1130" w:hanging="360"/>
      </w:pPr>
    </w:lvl>
    <w:lvl w:ilvl="2" w:tplc="0C09001B" w:tentative="1">
      <w:start w:val="1"/>
      <w:numFmt w:val="lowerRoman"/>
      <w:lvlText w:val="%3."/>
      <w:lvlJc w:val="right"/>
      <w:pPr>
        <w:ind w:left="1850" w:hanging="180"/>
      </w:pPr>
    </w:lvl>
    <w:lvl w:ilvl="3" w:tplc="0C09000F" w:tentative="1">
      <w:start w:val="1"/>
      <w:numFmt w:val="decimal"/>
      <w:lvlText w:val="%4."/>
      <w:lvlJc w:val="left"/>
      <w:pPr>
        <w:ind w:left="2570" w:hanging="360"/>
      </w:pPr>
    </w:lvl>
    <w:lvl w:ilvl="4" w:tplc="0C090019" w:tentative="1">
      <w:start w:val="1"/>
      <w:numFmt w:val="lowerLetter"/>
      <w:lvlText w:val="%5."/>
      <w:lvlJc w:val="left"/>
      <w:pPr>
        <w:ind w:left="3290" w:hanging="360"/>
      </w:pPr>
    </w:lvl>
    <w:lvl w:ilvl="5" w:tplc="0C09001B" w:tentative="1">
      <w:start w:val="1"/>
      <w:numFmt w:val="lowerRoman"/>
      <w:lvlText w:val="%6."/>
      <w:lvlJc w:val="right"/>
      <w:pPr>
        <w:ind w:left="4010" w:hanging="180"/>
      </w:pPr>
    </w:lvl>
    <w:lvl w:ilvl="6" w:tplc="0C09000F" w:tentative="1">
      <w:start w:val="1"/>
      <w:numFmt w:val="decimal"/>
      <w:lvlText w:val="%7."/>
      <w:lvlJc w:val="left"/>
      <w:pPr>
        <w:ind w:left="4730" w:hanging="360"/>
      </w:pPr>
    </w:lvl>
    <w:lvl w:ilvl="7" w:tplc="0C090019" w:tentative="1">
      <w:start w:val="1"/>
      <w:numFmt w:val="lowerLetter"/>
      <w:lvlText w:val="%8."/>
      <w:lvlJc w:val="left"/>
      <w:pPr>
        <w:ind w:left="5450" w:hanging="360"/>
      </w:pPr>
    </w:lvl>
    <w:lvl w:ilvl="8" w:tplc="0C09001B" w:tentative="1">
      <w:start w:val="1"/>
      <w:numFmt w:val="lowerRoman"/>
      <w:lvlText w:val="%9."/>
      <w:lvlJc w:val="right"/>
      <w:pPr>
        <w:ind w:left="6170" w:hanging="180"/>
      </w:pPr>
    </w:lvl>
  </w:abstractNum>
  <w:abstractNum w:abstractNumId="32" w15:restartNumberingAfterBreak="0">
    <w:nsid w:val="640D0433"/>
    <w:multiLevelType w:val="hybridMultilevel"/>
    <w:tmpl w:val="995CD0E0"/>
    <w:lvl w:ilvl="0" w:tplc="AE7C7B40">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E278D0C6">
      <w:numFmt w:val="bullet"/>
      <w:lvlText w:val="•"/>
      <w:lvlJc w:val="left"/>
      <w:pPr>
        <w:ind w:left="1068" w:hanging="360"/>
      </w:pPr>
      <w:rPr>
        <w:rFonts w:hint="default"/>
        <w:lang w:val="en-US" w:eastAsia="en-US" w:bidi="en-US"/>
      </w:rPr>
    </w:lvl>
    <w:lvl w:ilvl="2" w:tplc="F8FEE28A">
      <w:numFmt w:val="bullet"/>
      <w:lvlText w:val="•"/>
      <w:lvlJc w:val="left"/>
      <w:pPr>
        <w:ind w:left="1657" w:hanging="360"/>
      </w:pPr>
      <w:rPr>
        <w:rFonts w:hint="default"/>
        <w:lang w:val="en-US" w:eastAsia="en-US" w:bidi="en-US"/>
      </w:rPr>
    </w:lvl>
    <w:lvl w:ilvl="3" w:tplc="638C51D8">
      <w:numFmt w:val="bullet"/>
      <w:lvlText w:val="•"/>
      <w:lvlJc w:val="left"/>
      <w:pPr>
        <w:ind w:left="2246" w:hanging="360"/>
      </w:pPr>
      <w:rPr>
        <w:rFonts w:hint="default"/>
        <w:lang w:val="en-US" w:eastAsia="en-US" w:bidi="en-US"/>
      </w:rPr>
    </w:lvl>
    <w:lvl w:ilvl="4" w:tplc="4B80C16E">
      <w:numFmt w:val="bullet"/>
      <w:lvlText w:val="•"/>
      <w:lvlJc w:val="left"/>
      <w:pPr>
        <w:ind w:left="2835" w:hanging="360"/>
      </w:pPr>
      <w:rPr>
        <w:rFonts w:hint="default"/>
        <w:lang w:val="en-US" w:eastAsia="en-US" w:bidi="en-US"/>
      </w:rPr>
    </w:lvl>
    <w:lvl w:ilvl="5" w:tplc="19B8F782">
      <w:numFmt w:val="bullet"/>
      <w:lvlText w:val="•"/>
      <w:lvlJc w:val="left"/>
      <w:pPr>
        <w:ind w:left="3424" w:hanging="360"/>
      </w:pPr>
      <w:rPr>
        <w:rFonts w:hint="default"/>
        <w:lang w:val="en-US" w:eastAsia="en-US" w:bidi="en-US"/>
      </w:rPr>
    </w:lvl>
    <w:lvl w:ilvl="6" w:tplc="D02CA3E6">
      <w:numFmt w:val="bullet"/>
      <w:lvlText w:val="•"/>
      <w:lvlJc w:val="left"/>
      <w:pPr>
        <w:ind w:left="4013" w:hanging="360"/>
      </w:pPr>
      <w:rPr>
        <w:rFonts w:hint="default"/>
        <w:lang w:val="en-US" w:eastAsia="en-US" w:bidi="en-US"/>
      </w:rPr>
    </w:lvl>
    <w:lvl w:ilvl="7" w:tplc="53B845E2">
      <w:numFmt w:val="bullet"/>
      <w:lvlText w:val="•"/>
      <w:lvlJc w:val="left"/>
      <w:pPr>
        <w:ind w:left="4602" w:hanging="360"/>
      </w:pPr>
      <w:rPr>
        <w:rFonts w:hint="default"/>
        <w:lang w:val="en-US" w:eastAsia="en-US" w:bidi="en-US"/>
      </w:rPr>
    </w:lvl>
    <w:lvl w:ilvl="8" w:tplc="762619CA">
      <w:numFmt w:val="bullet"/>
      <w:lvlText w:val="•"/>
      <w:lvlJc w:val="left"/>
      <w:pPr>
        <w:ind w:left="5191" w:hanging="360"/>
      </w:pPr>
      <w:rPr>
        <w:rFonts w:hint="default"/>
        <w:lang w:val="en-US" w:eastAsia="en-US" w:bidi="en-US"/>
      </w:rPr>
    </w:lvl>
  </w:abstractNum>
  <w:abstractNum w:abstractNumId="33" w15:restartNumberingAfterBreak="0">
    <w:nsid w:val="707D2C3A"/>
    <w:multiLevelType w:val="hybridMultilevel"/>
    <w:tmpl w:val="B4E440E6"/>
    <w:lvl w:ilvl="0" w:tplc="0EA65E6C">
      <w:start w:val="1"/>
      <w:numFmt w:val="decimal"/>
      <w:lvlText w:val="%1."/>
      <w:lvlJc w:val="left"/>
      <w:pPr>
        <w:ind w:left="468" w:hanging="360"/>
      </w:pPr>
      <w:rPr>
        <w:rFonts w:ascii="Calibri" w:eastAsia="Calibri" w:hAnsi="Calibri" w:cs="Calibri" w:hint="default"/>
        <w:w w:val="100"/>
        <w:sz w:val="20"/>
        <w:szCs w:val="20"/>
        <w:lang w:val="en-US" w:eastAsia="en-US" w:bidi="en-US"/>
      </w:rPr>
    </w:lvl>
    <w:lvl w:ilvl="1" w:tplc="BA167CBE">
      <w:numFmt w:val="bullet"/>
      <w:lvlText w:val="•"/>
      <w:lvlJc w:val="left"/>
      <w:pPr>
        <w:ind w:left="965" w:hanging="360"/>
      </w:pPr>
      <w:rPr>
        <w:rFonts w:hint="default"/>
        <w:lang w:val="en-US" w:eastAsia="en-US" w:bidi="en-US"/>
      </w:rPr>
    </w:lvl>
    <w:lvl w:ilvl="2" w:tplc="ED3225D0">
      <w:numFmt w:val="bullet"/>
      <w:lvlText w:val="•"/>
      <w:lvlJc w:val="left"/>
      <w:pPr>
        <w:ind w:left="1471" w:hanging="360"/>
      </w:pPr>
      <w:rPr>
        <w:rFonts w:hint="default"/>
        <w:lang w:val="en-US" w:eastAsia="en-US" w:bidi="en-US"/>
      </w:rPr>
    </w:lvl>
    <w:lvl w:ilvl="3" w:tplc="E34EA504">
      <w:numFmt w:val="bullet"/>
      <w:lvlText w:val="•"/>
      <w:lvlJc w:val="left"/>
      <w:pPr>
        <w:ind w:left="1977" w:hanging="360"/>
      </w:pPr>
      <w:rPr>
        <w:rFonts w:hint="default"/>
        <w:lang w:val="en-US" w:eastAsia="en-US" w:bidi="en-US"/>
      </w:rPr>
    </w:lvl>
    <w:lvl w:ilvl="4" w:tplc="3DCC3292">
      <w:numFmt w:val="bullet"/>
      <w:lvlText w:val="•"/>
      <w:lvlJc w:val="left"/>
      <w:pPr>
        <w:ind w:left="2483" w:hanging="360"/>
      </w:pPr>
      <w:rPr>
        <w:rFonts w:hint="default"/>
        <w:lang w:val="en-US" w:eastAsia="en-US" w:bidi="en-US"/>
      </w:rPr>
    </w:lvl>
    <w:lvl w:ilvl="5" w:tplc="51603B5A">
      <w:numFmt w:val="bullet"/>
      <w:lvlText w:val="•"/>
      <w:lvlJc w:val="left"/>
      <w:pPr>
        <w:ind w:left="2989" w:hanging="360"/>
      </w:pPr>
      <w:rPr>
        <w:rFonts w:hint="default"/>
        <w:lang w:val="en-US" w:eastAsia="en-US" w:bidi="en-US"/>
      </w:rPr>
    </w:lvl>
    <w:lvl w:ilvl="6" w:tplc="71E00922">
      <w:numFmt w:val="bullet"/>
      <w:lvlText w:val="•"/>
      <w:lvlJc w:val="left"/>
      <w:pPr>
        <w:ind w:left="3494" w:hanging="360"/>
      </w:pPr>
      <w:rPr>
        <w:rFonts w:hint="default"/>
        <w:lang w:val="en-US" w:eastAsia="en-US" w:bidi="en-US"/>
      </w:rPr>
    </w:lvl>
    <w:lvl w:ilvl="7" w:tplc="DE58733A">
      <w:numFmt w:val="bullet"/>
      <w:lvlText w:val="•"/>
      <w:lvlJc w:val="left"/>
      <w:pPr>
        <w:ind w:left="4000" w:hanging="360"/>
      </w:pPr>
      <w:rPr>
        <w:rFonts w:hint="default"/>
        <w:lang w:val="en-US" w:eastAsia="en-US" w:bidi="en-US"/>
      </w:rPr>
    </w:lvl>
    <w:lvl w:ilvl="8" w:tplc="E01EA0C8">
      <w:numFmt w:val="bullet"/>
      <w:lvlText w:val="•"/>
      <w:lvlJc w:val="left"/>
      <w:pPr>
        <w:ind w:left="4506" w:hanging="360"/>
      </w:pPr>
      <w:rPr>
        <w:rFonts w:hint="default"/>
        <w:lang w:val="en-US" w:eastAsia="en-US" w:bidi="en-US"/>
      </w:rPr>
    </w:lvl>
  </w:abstractNum>
  <w:abstractNum w:abstractNumId="34" w15:restartNumberingAfterBreak="0">
    <w:nsid w:val="731006BC"/>
    <w:multiLevelType w:val="hybridMultilevel"/>
    <w:tmpl w:val="995CD0E0"/>
    <w:lvl w:ilvl="0" w:tplc="FFFFFFFF">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FFFFFFFF">
      <w:numFmt w:val="bullet"/>
      <w:lvlText w:val="•"/>
      <w:lvlJc w:val="left"/>
      <w:pPr>
        <w:ind w:left="1068" w:hanging="360"/>
      </w:pPr>
      <w:rPr>
        <w:rFonts w:hint="default"/>
        <w:lang w:val="en-US" w:eastAsia="en-US" w:bidi="en-US"/>
      </w:rPr>
    </w:lvl>
    <w:lvl w:ilvl="2" w:tplc="FFFFFFFF">
      <w:numFmt w:val="bullet"/>
      <w:lvlText w:val="•"/>
      <w:lvlJc w:val="left"/>
      <w:pPr>
        <w:ind w:left="1657" w:hanging="360"/>
      </w:pPr>
      <w:rPr>
        <w:rFonts w:hint="default"/>
        <w:lang w:val="en-US" w:eastAsia="en-US" w:bidi="en-US"/>
      </w:rPr>
    </w:lvl>
    <w:lvl w:ilvl="3" w:tplc="FFFFFFFF">
      <w:numFmt w:val="bullet"/>
      <w:lvlText w:val="•"/>
      <w:lvlJc w:val="left"/>
      <w:pPr>
        <w:ind w:left="2246" w:hanging="360"/>
      </w:pPr>
      <w:rPr>
        <w:rFonts w:hint="default"/>
        <w:lang w:val="en-US" w:eastAsia="en-US" w:bidi="en-US"/>
      </w:rPr>
    </w:lvl>
    <w:lvl w:ilvl="4" w:tplc="FFFFFFFF">
      <w:numFmt w:val="bullet"/>
      <w:lvlText w:val="•"/>
      <w:lvlJc w:val="left"/>
      <w:pPr>
        <w:ind w:left="2835" w:hanging="360"/>
      </w:pPr>
      <w:rPr>
        <w:rFonts w:hint="default"/>
        <w:lang w:val="en-US" w:eastAsia="en-US" w:bidi="en-US"/>
      </w:rPr>
    </w:lvl>
    <w:lvl w:ilvl="5" w:tplc="FFFFFFFF">
      <w:numFmt w:val="bullet"/>
      <w:lvlText w:val="•"/>
      <w:lvlJc w:val="left"/>
      <w:pPr>
        <w:ind w:left="3424" w:hanging="360"/>
      </w:pPr>
      <w:rPr>
        <w:rFonts w:hint="default"/>
        <w:lang w:val="en-US" w:eastAsia="en-US" w:bidi="en-US"/>
      </w:rPr>
    </w:lvl>
    <w:lvl w:ilvl="6" w:tplc="FFFFFFFF">
      <w:numFmt w:val="bullet"/>
      <w:lvlText w:val="•"/>
      <w:lvlJc w:val="left"/>
      <w:pPr>
        <w:ind w:left="4013" w:hanging="360"/>
      </w:pPr>
      <w:rPr>
        <w:rFonts w:hint="default"/>
        <w:lang w:val="en-US" w:eastAsia="en-US" w:bidi="en-US"/>
      </w:rPr>
    </w:lvl>
    <w:lvl w:ilvl="7" w:tplc="FFFFFFFF">
      <w:numFmt w:val="bullet"/>
      <w:lvlText w:val="•"/>
      <w:lvlJc w:val="left"/>
      <w:pPr>
        <w:ind w:left="4602" w:hanging="360"/>
      </w:pPr>
      <w:rPr>
        <w:rFonts w:hint="default"/>
        <w:lang w:val="en-US" w:eastAsia="en-US" w:bidi="en-US"/>
      </w:rPr>
    </w:lvl>
    <w:lvl w:ilvl="8" w:tplc="FFFFFFFF">
      <w:numFmt w:val="bullet"/>
      <w:lvlText w:val="•"/>
      <w:lvlJc w:val="left"/>
      <w:pPr>
        <w:ind w:left="5191" w:hanging="360"/>
      </w:pPr>
      <w:rPr>
        <w:rFonts w:hint="default"/>
        <w:lang w:val="en-US" w:eastAsia="en-US" w:bidi="en-US"/>
      </w:rPr>
    </w:lvl>
  </w:abstractNum>
  <w:num w:numId="1" w16cid:durableId="190261146">
    <w:abstractNumId w:val="16"/>
  </w:num>
  <w:num w:numId="2" w16cid:durableId="2091534338">
    <w:abstractNumId w:val="10"/>
  </w:num>
  <w:num w:numId="3" w16cid:durableId="798184949">
    <w:abstractNumId w:val="15"/>
  </w:num>
  <w:num w:numId="4" w16cid:durableId="2082604584">
    <w:abstractNumId w:val="0"/>
  </w:num>
  <w:num w:numId="5" w16cid:durableId="969557190">
    <w:abstractNumId w:val="4"/>
  </w:num>
  <w:num w:numId="6" w16cid:durableId="1808819496">
    <w:abstractNumId w:val="8"/>
  </w:num>
  <w:num w:numId="7" w16cid:durableId="1793017122">
    <w:abstractNumId w:val="14"/>
  </w:num>
  <w:num w:numId="8" w16cid:durableId="630984985">
    <w:abstractNumId w:val="19"/>
  </w:num>
  <w:num w:numId="9" w16cid:durableId="75830147">
    <w:abstractNumId w:val="7"/>
  </w:num>
  <w:num w:numId="10" w16cid:durableId="1040593241">
    <w:abstractNumId w:val="26"/>
  </w:num>
  <w:num w:numId="11" w16cid:durableId="154225247">
    <w:abstractNumId w:val="12"/>
  </w:num>
  <w:num w:numId="12" w16cid:durableId="1225069190">
    <w:abstractNumId w:val="3"/>
  </w:num>
  <w:num w:numId="13" w16cid:durableId="1249382621">
    <w:abstractNumId w:val="24"/>
  </w:num>
  <w:num w:numId="14" w16cid:durableId="1045788876">
    <w:abstractNumId w:val="32"/>
  </w:num>
  <w:num w:numId="15" w16cid:durableId="953244624">
    <w:abstractNumId w:val="22"/>
  </w:num>
  <w:num w:numId="16" w16cid:durableId="1261985901">
    <w:abstractNumId w:val="27"/>
  </w:num>
  <w:num w:numId="17" w16cid:durableId="1174227538">
    <w:abstractNumId w:val="1"/>
  </w:num>
  <w:num w:numId="18" w16cid:durableId="1678532105">
    <w:abstractNumId w:val="31"/>
  </w:num>
  <w:num w:numId="19" w16cid:durableId="1866483703">
    <w:abstractNumId w:val="13"/>
  </w:num>
  <w:num w:numId="20" w16cid:durableId="1093938262">
    <w:abstractNumId w:val="33"/>
  </w:num>
  <w:num w:numId="21" w16cid:durableId="351032930">
    <w:abstractNumId w:val="29"/>
  </w:num>
  <w:num w:numId="22" w16cid:durableId="1268658505">
    <w:abstractNumId w:val="18"/>
  </w:num>
  <w:num w:numId="23" w16cid:durableId="1794981760">
    <w:abstractNumId w:val="5"/>
  </w:num>
  <w:num w:numId="24" w16cid:durableId="570390965">
    <w:abstractNumId w:val="30"/>
  </w:num>
  <w:num w:numId="25" w16cid:durableId="1053966106">
    <w:abstractNumId w:val="6"/>
  </w:num>
  <w:num w:numId="26" w16cid:durableId="726876677">
    <w:abstractNumId w:val="9"/>
  </w:num>
  <w:num w:numId="27" w16cid:durableId="1947540543">
    <w:abstractNumId w:val="23"/>
  </w:num>
  <w:num w:numId="28" w16cid:durableId="270236729">
    <w:abstractNumId w:val="34"/>
  </w:num>
  <w:num w:numId="29" w16cid:durableId="1361779977">
    <w:abstractNumId w:val="21"/>
  </w:num>
  <w:num w:numId="30" w16cid:durableId="1960380519">
    <w:abstractNumId w:val="20"/>
  </w:num>
  <w:num w:numId="31" w16cid:durableId="1973050052">
    <w:abstractNumId w:val="17"/>
  </w:num>
  <w:num w:numId="32" w16cid:durableId="1322734084">
    <w:abstractNumId w:val="11"/>
  </w:num>
  <w:num w:numId="33" w16cid:durableId="1258444061">
    <w:abstractNumId w:val="28"/>
  </w:num>
  <w:num w:numId="34" w16cid:durableId="867989144">
    <w:abstractNumId w:val="25"/>
  </w:num>
  <w:num w:numId="35" w16cid:durableId="438377072">
    <w:abstractNumId w:val="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Crerar">
    <w15:presenceInfo w15:providerId="AD" w15:userId="S::scott@paneltec.com.au::6523d0ae-de69-4f7b-bdaf-090e61f0da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5E"/>
    <w:rsid w:val="000171EE"/>
    <w:rsid w:val="000223FA"/>
    <w:rsid w:val="00022E75"/>
    <w:rsid w:val="00022FE9"/>
    <w:rsid w:val="00056316"/>
    <w:rsid w:val="00063187"/>
    <w:rsid w:val="00071222"/>
    <w:rsid w:val="0007687C"/>
    <w:rsid w:val="0008344D"/>
    <w:rsid w:val="00085ADC"/>
    <w:rsid w:val="00093AEC"/>
    <w:rsid w:val="000A666A"/>
    <w:rsid w:val="000A73B8"/>
    <w:rsid w:val="000C7631"/>
    <w:rsid w:val="000D034A"/>
    <w:rsid w:val="000D0ACD"/>
    <w:rsid w:val="000E167E"/>
    <w:rsid w:val="000E3007"/>
    <w:rsid w:val="000E3BC8"/>
    <w:rsid w:val="000F3A9A"/>
    <w:rsid w:val="001027A4"/>
    <w:rsid w:val="00116155"/>
    <w:rsid w:val="00116EF4"/>
    <w:rsid w:val="00132314"/>
    <w:rsid w:val="00147002"/>
    <w:rsid w:val="0015428F"/>
    <w:rsid w:val="0016167D"/>
    <w:rsid w:val="00165AF7"/>
    <w:rsid w:val="001757B6"/>
    <w:rsid w:val="001909C3"/>
    <w:rsid w:val="001C0880"/>
    <w:rsid w:val="001C5544"/>
    <w:rsid w:val="001E0B1F"/>
    <w:rsid w:val="00204BA5"/>
    <w:rsid w:val="00247B3D"/>
    <w:rsid w:val="00264943"/>
    <w:rsid w:val="002748D0"/>
    <w:rsid w:val="00277E0A"/>
    <w:rsid w:val="00281D58"/>
    <w:rsid w:val="0028355C"/>
    <w:rsid w:val="00293C39"/>
    <w:rsid w:val="002A139D"/>
    <w:rsid w:val="002B000D"/>
    <w:rsid w:val="002B13A2"/>
    <w:rsid w:val="002F7834"/>
    <w:rsid w:val="0030089A"/>
    <w:rsid w:val="0030135E"/>
    <w:rsid w:val="003160A5"/>
    <w:rsid w:val="003344F9"/>
    <w:rsid w:val="00341CBB"/>
    <w:rsid w:val="00345A21"/>
    <w:rsid w:val="00345EEE"/>
    <w:rsid w:val="00373C4B"/>
    <w:rsid w:val="00392C38"/>
    <w:rsid w:val="003940E3"/>
    <w:rsid w:val="003A087C"/>
    <w:rsid w:val="003B1A82"/>
    <w:rsid w:val="003D6F3C"/>
    <w:rsid w:val="00404089"/>
    <w:rsid w:val="00423272"/>
    <w:rsid w:val="004243D1"/>
    <w:rsid w:val="00433A3C"/>
    <w:rsid w:val="00443AE7"/>
    <w:rsid w:val="00444977"/>
    <w:rsid w:val="004464C3"/>
    <w:rsid w:val="00447E8A"/>
    <w:rsid w:val="00491F26"/>
    <w:rsid w:val="004929F7"/>
    <w:rsid w:val="00496B81"/>
    <w:rsid w:val="0049727C"/>
    <w:rsid w:val="004A29AF"/>
    <w:rsid w:val="004A514D"/>
    <w:rsid w:val="004C265D"/>
    <w:rsid w:val="004E7311"/>
    <w:rsid w:val="004E740A"/>
    <w:rsid w:val="0051021F"/>
    <w:rsid w:val="00552F77"/>
    <w:rsid w:val="00555A04"/>
    <w:rsid w:val="005615A9"/>
    <w:rsid w:val="005649CC"/>
    <w:rsid w:val="00574CBD"/>
    <w:rsid w:val="005760C2"/>
    <w:rsid w:val="005B77C7"/>
    <w:rsid w:val="005E3F50"/>
    <w:rsid w:val="005F1027"/>
    <w:rsid w:val="005F22CB"/>
    <w:rsid w:val="00600E34"/>
    <w:rsid w:val="00631797"/>
    <w:rsid w:val="00647B09"/>
    <w:rsid w:val="00651CCC"/>
    <w:rsid w:val="00657D6F"/>
    <w:rsid w:val="006627A1"/>
    <w:rsid w:val="00662A0D"/>
    <w:rsid w:val="00664CD8"/>
    <w:rsid w:val="00672179"/>
    <w:rsid w:val="0067500E"/>
    <w:rsid w:val="00683D65"/>
    <w:rsid w:val="006A24B5"/>
    <w:rsid w:val="006B1D8A"/>
    <w:rsid w:val="006B3EC1"/>
    <w:rsid w:val="006C213E"/>
    <w:rsid w:val="006C3ADB"/>
    <w:rsid w:val="006E6AEF"/>
    <w:rsid w:val="00741B4C"/>
    <w:rsid w:val="007505AB"/>
    <w:rsid w:val="0075428F"/>
    <w:rsid w:val="00770F8C"/>
    <w:rsid w:val="007A384F"/>
    <w:rsid w:val="007B2D8A"/>
    <w:rsid w:val="007B5DF8"/>
    <w:rsid w:val="007D0CC7"/>
    <w:rsid w:val="007E2867"/>
    <w:rsid w:val="007F5C26"/>
    <w:rsid w:val="007F731A"/>
    <w:rsid w:val="00823D98"/>
    <w:rsid w:val="00827A68"/>
    <w:rsid w:val="00847AAD"/>
    <w:rsid w:val="00872A4F"/>
    <w:rsid w:val="00875572"/>
    <w:rsid w:val="0088736A"/>
    <w:rsid w:val="008B1B49"/>
    <w:rsid w:val="008C6603"/>
    <w:rsid w:val="008D1375"/>
    <w:rsid w:val="008E5502"/>
    <w:rsid w:val="008E5D74"/>
    <w:rsid w:val="008E6077"/>
    <w:rsid w:val="008F174D"/>
    <w:rsid w:val="00906C20"/>
    <w:rsid w:val="00914394"/>
    <w:rsid w:val="0092739A"/>
    <w:rsid w:val="00935F43"/>
    <w:rsid w:val="0095445D"/>
    <w:rsid w:val="0096180D"/>
    <w:rsid w:val="0096435E"/>
    <w:rsid w:val="00970944"/>
    <w:rsid w:val="0098651E"/>
    <w:rsid w:val="0099189A"/>
    <w:rsid w:val="00994AE4"/>
    <w:rsid w:val="009A502E"/>
    <w:rsid w:val="009B2DDD"/>
    <w:rsid w:val="00A032CD"/>
    <w:rsid w:val="00A17D96"/>
    <w:rsid w:val="00A205F6"/>
    <w:rsid w:val="00A2114A"/>
    <w:rsid w:val="00A31B73"/>
    <w:rsid w:val="00A35FC9"/>
    <w:rsid w:val="00A37870"/>
    <w:rsid w:val="00A509B8"/>
    <w:rsid w:val="00A61134"/>
    <w:rsid w:val="00A6489F"/>
    <w:rsid w:val="00A80A99"/>
    <w:rsid w:val="00A82E99"/>
    <w:rsid w:val="00AC0A1F"/>
    <w:rsid w:val="00AC3CAC"/>
    <w:rsid w:val="00AD4AA4"/>
    <w:rsid w:val="00AE1649"/>
    <w:rsid w:val="00AE2A47"/>
    <w:rsid w:val="00AE7009"/>
    <w:rsid w:val="00AF50F7"/>
    <w:rsid w:val="00B12B3C"/>
    <w:rsid w:val="00B22CE3"/>
    <w:rsid w:val="00B371C0"/>
    <w:rsid w:val="00B62898"/>
    <w:rsid w:val="00B67E1E"/>
    <w:rsid w:val="00B77624"/>
    <w:rsid w:val="00B868B2"/>
    <w:rsid w:val="00B97A73"/>
    <w:rsid w:val="00BC4793"/>
    <w:rsid w:val="00BE0396"/>
    <w:rsid w:val="00BE40DF"/>
    <w:rsid w:val="00C03A02"/>
    <w:rsid w:val="00C15FBD"/>
    <w:rsid w:val="00C325FD"/>
    <w:rsid w:val="00C519BB"/>
    <w:rsid w:val="00C529E2"/>
    <w:rsid w:val="00C57CC7"/>
    <w:rsid w:val="00C72BAC"/>
    <w:rsid w:val="00CA041A"/>
    <w:rsid w:val="00CA2CD1"/>
    <w:rsid w:val="00CB3375"/>
    <w:rsid w:val="00CC481E"/>
    <w:rsid w:val="00CC7434"/>
    <w:rsid w:val="00CD6963"/>
    <w:rsid w:val="00CE17E1"/>
    <w:rsid w:val="00CF438E"/>
    <w:rsid w:val="00D10DE2"/>
    <w:rsid w:val="00D312A8"/>
    <w:rsid w:val="00D527EF"/>
    <w:rsid w:val="00D55E59"/>
    <w:rsid w:val="00D75086"/>
    <w:rsid w:val="00D77783"/>
    <w:rsid w:val="00D82D6B"/>
    <w:rsid w:val="00D859C0"/>
    <w:rsid w:val="00D9275E"/>
    <w:rsid w:val="00DA46C4"/>
    <w:rsid w:val="00DA6634"/>
    <w:rsid w:val="00DB5FA3"/>
    <w:rsid w:val="00DF2D7D"/>
    <w:rsid w:val="00DF73D9"/>
    <w:rsid w:val="00E06FCA"/>
    <w:rsid w:val="00E07C2C"/>
    <w:rsid w:val="00E1531E"/>
    <w:rsid w:val="00E20DC4"/>
    <w:rsid w:val="00E22A98"/>
    <w:rsid w:val="00E22CEE"/>
    <w:rsid w:val="00E30C92"/>
    <w:rsid w:val="00E50C6C"/>
    <w:rsid w:val="00E6280C"/>
    <w:rsid w:val="00E66BA3"/>
    <w:rsid w:val="00EA3550"/>
    <w:rsid w:val="00EA66AF"/>
    <w:rsid w:val="00EB0B18"/>
    <w:rsid w:val="00EB243B"/>
    <w:rsid w:val="00EB2A2A"/>
    <w:rsid w:val="00EB45A4"/>
    <w:rsid w:val="00EC2B3A"/>
    <w:rsid w:val="00ED0EC7"/>
    <w:rsid w:val="00F214E4"/>
    <w:rsid w:val="00F21D75"/>
    <w:rsid w:val="00F31959"/>
    <w:rsid w:val="00F365EE"/>
    <w:rsid w:val="00F40A81"/>
    <w:rsid w:val="00F47135"/>
    <w:rsid w:val="00F545EA"/>
    <w:rsid w:val="00F70D1A"/>
    <w:rsid w:val="00F72632"/>
    <w:rsid w:val="00F73016"/>
    <w:rsid w:val="00F967F2"/>
    <w:rsid w:val="00FC549F"/>
    <w:rsid w:val="00FF68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C6B0"/>
  <w15:docId w15:val="{C8440526-822E-4AE6-BE57-6C99A569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EA3550"/>
    <w:pPr>
      <w:tabs>
        <w:tab w:val="center" w:pos="4513"/>
        <w:tab w:val="right" w:pos="9026"/>
      </w:tabs>
    </w:pPr>
  </w:style>
  <w:style w:type="character" w:customStyle="1" w:styleId="HeaderChar">
    <w:name w:val="Header Char"/>
    <w:basedOn w:val="DefaultParagraphFont"/>
    <w:link w:val="Header"/>
    <w:uiPriority w:val="99"/>
    <w:rsid w:val="00EA3550"/>
    <w:rPr>
      <w:rFonts w:ascii="Calibri" w:eastAsia="Calibri" w:hAnsi="Calibri" w:cs="Calibri"/>
      <w:lang w:bidi="en-US"/>
    </w:rPr>
  </w:style>
  <w:style w:type="paragraph" w:styleId="Footer">
    <w:name w:val="footer"/>
    <w:basedOn w:val="Normal"/>
    <w:link w:val="FooterChar"/>
    <w:uiPriority w:val="99"/>
    <w:unhideWhenUsed/>
    <w:rsid w:val="00EA3550"/>
    <w:pPr>
      <w:tabs>
        <w:tab w:val="center" w:pos="4513"/>
        <w:tab w:val="right" w:pos="9026"/>
      </w:tabs>
    </w:pPr>
  </w:style>
  <w:style w:type="character" w:customStyle="1" w:styleId="FooterChar">
    <w:name w:val="Footer Char"/>
    <w:basedOn w:val="DefaultParagraphFont"/>
    <w:link w:val="Footer"/>
    <w:uiPriority w:val="99"/>
    <w:rsid w:val="00EA3550"/>
    <w:rPr>
      <w:rFonts w:ascii="Calibri" w:eastAsia="Calibri" w:hAnsi="Calibri" w:cs="Calibri"/>
      <w:lang w:bidi="en-US"/>
    </w:rPr>
  </w:style>
  <w:style w:type="character" w:customStyle="1" w:styleId="BodyTextChar">
    <w:name w:val="Body Text Char"/>
    <w:basedOn w:val="DefaultParagraphFont"/>
    <w:link w:val="BodyText"/>
    <w:uiPriority w:val="1"/>
    <w:rsid w:val="006E6AEF"/>
    <w:rPr>
      <w:rFonts w:ascii="Calibri" w:eastAsia="Calibri" w:hAnsi="Calibri" w:cs="Calibri"/>
      <w:lang w:bidi="en-US"/>
    </w:rPr>
  </w:style>
  <w:style w:type="paragraph" w:styleId="BalloonText">
    <w:name w:val="Balloon Text"/>
    <w:basedOn w:val="Normal"/>
    <w:link w:val="BalloonTextChar"/>
    <w:uiPriority w:val="99"/>
    <w:semiHidden/>
    <w:unhideWhenUsed/>
    <w:rsid w:val="004A29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9AF"/>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055637">
      <w:bodyDiv w:val="1"/>
      <w:marLeft w:val="0"/>
      <w:marRight w:val="0"/>
      <w:marTop w:val="0"/>
      <w:marBottom w:val="0"/>
      <w:divBdr>
        <w:top w:val="none" w:sz="0" w:space="0" w:color="auto"/>
        <w:left w:val="none" w:sz="0" w:space="0" w:color="auto"/>
        <w:bottom w:val="none" w:sz="0" w:space="0" w:color="auto"/>
        <w:right w:val="none" w:sz="0" w:space="0" w:color="auto"/>
      </w:divBdr>
    </w:div>
    <w:div w:id="494611007">
      <w:bodyDiv w:val="1"/>
      <w:marLeft w:val="0"/>
      <w:marRight w:val="0"/>
      <w:marTop w:val="0"/>
      <w:marBottom w:val="0"/>
      <w:divBdr>
        <w:top w:val="none" w:sz="0" w:space="0" w:color="auto"/>
        <w:left w:val="none" w:sz="0" w:space="0" w:color="auto"/>
        <w:bottom w:val="none" w:sz="0" w:space="0" w:color="auto"/>
        <w:right w:val="none" w:sz="0" w:space="0" w:color="auto"/>
      </w:divBdr>
    </w:div>
    <w:div w:id="1804930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8518A-FDA7-4048-8F77-923B7E2BA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3162</Words>
  <Characters>16271</Characters>
  <Application>Microsoft Office Word</Application>
  <DocSecurity>0</DocSecurity>
  <Lines>882</Lines>
  <Paragraphs>444</Paragraphs>
  <ScaleCrop>false</ScaleCrop>
  <HeadingPairs>
    <vt:vector size="2" baseType="variant">
      <vt:variant>
        <vt:lpstr>Title</vt:lpstr>
      </vt:variant>
      <vt:variant>
        <vt:i4>1</vt:i4>
      </vt:variant>
    </vt:vector>
  </HeadingPairs>
  <TitlesOfParts>
    <vt:vector size="1" baseType="lpstr">
      <vt:lpstr>2018 SWMS-48 Traffic Management</vt:lpstr>
    </vt:vector>
  </TitlesOfParts>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SWMS-48 Traffic Management</dc:title>
  <dc:creator>Scott Crerar</dc:creator>
  <cp:lastModifiedBy>Craig Large</cp:lastModifiedBy>
  <cp:revision>11</cp:revision>
  <cp:lastPrinted>2023-11-22T21:09:00Z</cp:lastPrinted>
  <dcterms:created xsi:type="dcterms:W3CDTF">2023-11-23T02:08:00Z</dcterms:created>
  <dcterms:modified xsi:type="dcterms:W3CDTF">2025-12-02T02:55:00Z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